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D665DE" w14:textId="18844C37" w:rsidR="008C1706" w:rsidRPr="00EA6C64" w:rsidRDefault="00941361" w:rsidP="00EA6C64">
      <w:pPr>
        <w:jc w:val="center"/>
        <w:rPr>
          <w:b/>
          <w:sz w:val="32"/>
          <w:szCs w:val="32"/>
        </w:rPr>
      </w:pPr>
      <w:r w:rsidRPr="00EA6C64">
        <w:rPr>
          <w:b/>
          <w:sz w:val="32"/>
          <w:szCs w:val="32"/>
        </w:rPr>
        <w:t>SATIM - An Energy Systems Model for South Africa</w:t>
      </w:r>
    </w:p>
    <w:p w14:paraId="0B4F76DB" w14:textId="77777777" w:rsidR="00EA6C64" w:rsidRDefault="00EA6C64" w:rsidP="00CD13E3">
      <w:pPr>
        <w:rPr>
          <w:b/>
          <w:lang w:val="en-US"/>
        </w:rPr>
      </w:pPr>
    </w:p>
    <w:p w14:paraId="22C45ECF" w14:textId="062317AA" w:rsidR="001F6575" w:rsidRPr="00EA6C64" w:rsidRDefault="008C1706" w:rsidP="00CD13E3">
      <w:pPr>
        <w:rPr>
          <w:lang w:val="en-US"/>
        </w:rPr>
      </w:pPr>
      <w:r w:rsidRPr="00941361">
        <w:rPr>
          <w:b/>
          <w:lang w:val="en-US"/>
        </w:rPr>
        <w:t>Authors:</w:t>
      </w:r>
      <w:r>
        <w:rPr>
          <w:lang w:val="en-US"/>
        </w:rPr>
        <w:t xml:space="preserve"> </w:t>
      </w:r>
      <w:r w:rsidR="0053516F">
        <w:rPr>
          <w:lang w:val="en-US"/>
        </w:rPr>
        <w:t>Alison Hughes, Bruno Merven, Bryce McCall,</w:t>
      </w:r>
      <w:r w:rsidR="0053516F" w:rsidRPr="0053516F">
        <w:rPr>
          <w:lang w:val="en-US"/>
        </w:rPr>
        <w:t xml:space="preserve"> </w:t>
      </w:r>
      <w:r w:rsidR="001323A3">
        <w:rPr>
          <w:lang w:val="en-US"/>
        </w:rPr>
        <w:t>Tara Caetano,</w:t>
      </w:r>
      <w:r w:rsidR="00EA6C64">
        <w:rPr>
          <w:lang w:val="en-US"/>
        </w:rPr>
        <w:t xml:space="preserve"> </w:t>
      </w:r>
      <w:r w:rsidR="0053516F">
        <w:rPr>
          <w:lang w:val="en-US"/>
        </w:rPr>
        <w:t xml:space="preserve">Faaiqa Hartley, Fadiel Ahjum, Gregory Ireland, Jesse Burton, </w:t>
      </w:r>
      <w:r w:rsidR="007555FB">
        <w:rPr>
          <w:lang w:val="en-US"/>
        </w:rPr>
        <w:t>Andrew Marquard,</w:t>
      </w:r>
    </w:p>
    <w:p w14:paraId="028F557A" w14:textId="77777777" w:rsidR="00EA6C64" w:rsidRDefault="00EA6C64" w:rsidP="0009611D">
      <w:pPr>
        <w:rPr>
          <w:b/>
          <w:u w:val="single"/>
        </w:rPr>
      </w:pPr>
    </w:p>
    <w:p w14:paraId="04B18EC4" w14:textId="16AB9E39" w:rsidR="00CC1A4D" w:rsidRPr="0009611D" w:rsidRDefault="0017336A" w:rsidP="0009611D">
      <w:pPr>
        <w:rPr>
          <w:b/>
          <w:u w:val="single"/>
        </w:rPr>
      </w:pPr>
      <w:r w:rsidRPr="0009611D">
        <w:rPr>
          <w:b/>
          <w:u w:val="single"/>
        </w:rPr>
        <w:t>Abstract</w:t>
      </w:r>
      <w:r w:rsidR="00591A17" w:rsidRPr="0009611D">
        <w:rPr>
          <w:b/>
          <w:u w:val="single"/>
        </w:rPr>
        <w:t xml:space="preserve">: </w:t>
      </w:r>
    </w:p>
    <w:p w14:paraId="135447FA" w14:textId="5047B028" w:rsidR="00A8478E" w:rsidRDefault="0009611D" w:rsidP="00CD13E3">
      <w:r>
        <w:t xml:space="preserve">South Africa faces many energy challenges and opportunities. Amongst the challenges are constraints to electricity supply and a rising cost of electricity to consumers, high levels of energy poverty, and a heavy reliance on coal in the supply and demand sectors. Energy systems models are useful tools to explore development pathways that address these and other challenges. This paper describes SATIM, the South African TIMES model, in terms of its methodology, structure, and application. SATIM is a full sector model of South Africa that includes a detailed representation of key components of the energy system, such as coal supply to power plants from mines, liquid fuels production using CTL and GTL plants, the representation of intensive energy industries in terms of their process flows and the representation of residential energy consumption </w:t>
      </w:r>
      <w:r w:rsidR="00EA4C12">
        <w:t xml:space="preserve">for </w:t>
      </w:r>
      <w:r>
        <w:t xml:space="preserve">different </w:t>
      </w:r>
      <w:r w:rsidR="00EA4C12">
        <w:t xml:space="preserve">income </w:t>
      </w:r>
      <w:r>
        <w:t xml:space="preserve">levels and electricity access. Due to the technical and process detail in the model it is suited to a wide range of applications and has already been applied to the development of national policy responses to climate change. In addition to providing an overview of important features of SATIM, this paper supports the move towards open and transparent use of SATIM and the development of similar models in other countries. </w:t>
      </w:r>
    </w:p>
    <w:p w14:paraId="2C5B8E93" w14:textId="17D4E721" w:rsidR="000465D5" w:rsidRDefault="0017336A" w:rsidP="00CD13E3">
      <w:pPr>
        <w:pStyle w:val="Heading1"/>
        <w:spacing w:before="0"/>
      </w:pPr>
      <w:bookmarkStart w:id="0" w:name="_Toc417982774"/>
      <w:r>
        <w:t>Introduction</w:t>
      </w:r>
      <w:bookmarkEnd w:id="0"/>
    </w:p>
    <w:p w14:paraId="1B3B20D0" w14:textId="059DEF43" w:rsidR="00F650D4" w:rsidRDefault="000465D5" w:rsidP="00CD13E3">
      <w:r>
        <w:t>Energy systems</w:t>
      </w:r>
      <w:r w:rsidR="00D807FA">
        <w:t xml:space="preserve"> models provide insights into</w:t>
      </w:r>
      <w:r w:rsidR="00170224">
        <w:t xml:space="preserve"> </w:t>
      </w:r>
      <w:r w:rsidR="00D807FA">
        <w:t xml:space="preserve">complex energy challenges such as </w:t>
      </w:r>
      <w:r w:rsidR="00D807FA" w:rsidRPr="006B5964">
        <w:t>climate mitigation responses,</w:t>
      </w:r>
      <w:r w:rsidR="00D807FA">
        <w:t xml:space="preserve"> </w:t>
      </w:r>
      <w:r w:rsidR="004247DA">
        <w:t xml:space="preserve">ensuring </w:t>
      </w:r>
      <w:r w:rsidR="000B081D">
        <w:t xml:space="preserve">energy security </w:t>
      </w:r>
      <w:r w:rsidR="001379A3">
        <w:t xml:space="preserve">and </w:t>
      </w:r>
      <w:r w:rsidR="00B1362C">
        <w:t xml:space="preserve">maintaining </w:t>
      </w:r>
      <w:r w:rsidR="004247DA">
        <w:t xml:space="preserve">grid stability </w:t>
      </w:r>
      <w:r w:rsidR="00B1362C">
        <w:t>as</w:t>
      </w:r>
      <w:r w:rsidR="00C23E5B">
        <w:t xml:space="preserve"> </w:t>
      </w:r>
      <w:r w:rsidR="00E52827">
        <w:t>renewable energy (</w:t>
      </w:r>
      <w:r w:rsidR="00C23E5B">
        <w:t>RE</w:t>
      </w:r>
      <w:r w:rsidR="00E52827">
        <w:t>)</w:t>
      </w:r>
      <w:r w:rsidR="00C23E5B">
        <w:t xml:space="preserve"> integration</w:t>
      </w:r>
      <w:r w:rsidR="00B1362C">
        <w:t xml:space="preserve"> increases</w:t>
      </w:r>
      <w:r w:rsidR="006B5964">
        <w:t xml:space="preserve"> </w:t>
      </w:r>
      <w:r w:rsidR="00CE0B81">
        <w:fldChar w:fldCharType="begin" w:fldLock="1"/>
      </w:r>
      <w:r w:rsidR="00CE0B81">
        <w:instrText>ADDIN CSL_CITATION {"citationItems":[{"id":"ITEM-1","itemData":{"DOI":"10.1016/j.rser.2018.07.045","ISSN":"1364-0321","author":[{"dropping-particle":"","family":"Lopion","given":"Peter","non-dropping-particle":"","parse-names":false,"suffix":""},{"dropping-particle":"","family":"Markewitz","given":"Peter","non-dropping-particle":"","parse-names":false,"suffix":""},{"dropping-particle":"","family":"Robinius","given":"Martin","non-dropping-particle":"","parse-names":false,"suffix":""},{"dropping-particle":"","family":"Stolten","given":"Detlef","non-dropping-particle":"","parse-names":false,"suffix":""}],"container-title":"Renewable and Sustainable Energy Reviews","id":"ITEM-1","issue":"July","issued":{"date-parts":[["2018"]]},"page":"156-166","publisher":"Elsevier Ltd","title":"A review of current challenges and trends in energy systems modeling","type":"article-journal","volume":"96"},"uris":["http://www.mendeley.com/documents/?uuid=63b0f92a-daf9-413a-8958-8ff43ae1e4a1"]},{"id":"ITEM-2","itemData":{"DOI":"10.1016/j.apenergy.2019.02.002","ISSN":"0306-2619","author":[{"dropping-particle":"","family":"Li","given":"Francis G N","non-dropping-particle":"","parse-names":false,"suffix":""},{"dropping-particle":"","family":"Bataille","given":"Chris","non-dropping-particle":"","parse-names":false,"suffix":""},{"dropping-particle":"","family":"Pye","given":"Steve","non-dropping-particle":"","parse-names":false,"suffix":""},{"dropping-particle":"","family":"Sullivan","given":"Aidan O","non-dropping-particle":"","parse-names":false,"suffix":""}],"container-title":"Applied Energy","id":"ITEM-2","issue":"February","issued":{"date-parts":[["2019"]]},"page":"991-1002","publisher":"Elsevier","title":"Prospects for energy economy modelling with big data : Hype , eliminating blind spots , or revolutionising the state of the art ?","type":"article-journal","volume":"239"},"uris":["http://www.mendeley.com/documents/?uuid=521ca62e-18d7-41c8-937b-3b2c4236b466"]}],"mendeley":{"formattedCitation":"(Li, Bataille, Pye, &amp; Sullivan, 2019; Lopion, Markewitz, Robinius, &amp; Stolten, 2018)","plainTextFormattedCitation":"(Li, Bataille, Pye, &amp; Sullivan, 2019; Lopion, Markewitz, Robinius, &amp; Stolten, 2018)","previouslyFormattedCitation":"(Li, Bataille, Pye, &amp; Sullivan, 2019; Lopion, Markewitz, Robinius, &amp; Stolten, 2018)"},"properties":{"noteIndex":0},"schema":"https://github.com/citation-style-language/schema/raw/master/csl-citation.json"}</w:instrText>
      </w:r>
      <w:r w:rsidR="00CE0B81">
        <w:fldChar w:fldCharType="separate"/>
      </w:r>
      <w:r w:rsidR="00CE0B81" w:rsidRPr="00CE0B81">
        <w:rPr>
          <w:noProof/>
        </w:rPr>
        <w:t>(Li, Bataille, Pye, &amp; Sullivan, 2019; Lopion, Markewitz, Robinius, &amp; Stolten, 2018)</w:t>
      </w:r>
      <w:r w:rsidR="00CE0B81">
        <w:fldChar w:fldCharType="end"/>
      </w:r>
      <w:r w:rsidR="000B081D">
        <w:t xml:space="preserve">. </w:t>
      </w:r>
      <w:r w:rsidR="00591EF8">
        <w:t xml:space="preserve">Energy systems models that include supply </w:t>
      </w:r>
      <w:r w:rsidR="00EA4C12">
        <w:t>and</w:t>
      </w:r>
      <w:r w:rsidR="00591EF8">
        <w:t xml:space="preserve"> technology detail</w:t>
      </w:r>
      <w:r w:rsidR="00EA4C12">
        <w:t xml:space="preserve"> as well as</w:t>
      </w:r>
      <w:r w:rsidR="00591EF8">
        <w:t xml:space="preserve"> demand for energy services are powerful tools capable of delivering valuable insights into optimal energy system configuration and how this </w:t>
      </w:r>
      <w:r w:rsidR="00E52827">
        <w:t>might change as</w:t>
      </w:r>
      <w:r w:rsidR="00591EF8">
        <w:t xml:space="preserve"> new technologies </w:t>
      </w:r>
      <w:r w:rsidR="006B5964">
        <w:t xml:space="preserve">or fuels </w:t>
      </w:r>
      <w:r w:rsidR="00591EF8">
        <w:t>are introduced</w:t>
      </w:r>
      <w:r w:rsidR="00EA4C12">
        <w:t>,</w:t>
      </w:r>
      <w:r w:rsidR="00591EF8">
        <w:t xml:space="preserve"> </w:t>
      </w:r>
      <w:r w:rsidR="006B5964">
        <w:t>or</w:t>
      </w:r>
      <w:r w:rsidR="00591EF8">
        <w:t xml:space="preserve"> behaviour and needs change. </w:t>
      </w:r>
    </w:p>
    <w:p w14:paraId="5260A41F" w14:textId="5A2BEABA" w:rsidR="00AC42CE" w:rsidRDefault="00B2393E" w:rsidP="00CD13E3">
      <w:r>
        <w:t>Developing countries face many complex challenges related to energy supply and demand.</w:t>
      </w:r>
      <w:r w:rsidRPr="00592E35">
        <w:rPr>
          <w:rFonts w:ascii="Helvetica" w:hAnsi="Helvetica" w:cs="Helvetica"/>
          <w:color w:val="FF0000"/>
        </w:rPr>
        <w:t xml:space="preserve"> </w:t>
      </w:r>
      <w:r>
        <w:t xml:space="preserve">On the demand side </w:t>
      </w:r>
      <w:r w:rsidR="00AC42CE">
        <w:t>challenges</w:t>
      </w:r>
      <w:r>
        <w:t xml:space="preserve"> include aspects such as low electrification rates, the use of inferior fuels that have harmful health impacts, un-serviced demand and inefficient servicing of demand. On the supply side </w:t>
      </w:r>
      <w:r w:rsidR="00AC42CE">
        <w:t>challenges</w:t>
      </w:r>
      <w:r>
        <w:t xml:space="preserve"> include the need to increase supply (often rapidly) within constrained budgets to meet economic development, uncertainties around economic growth and how this translates to individual welfare, carbon intensive energy supply systems and a rapidly evolving energy technology landscape. </w:t>
      </w:r>
      <w:r w:rsidR="00E52827">
        <w:t>In addition to these challenges the a</w:t>
      </w:r>
      <w:r w:rsidR="001F3433">
        <w:t xml:space="preserve">nalysis of both supply and demand is hampered by </w:t>
      </w:r>
      <w:r w:rsidR="00EA4C12">
        <w:t xml:space="preserve">the </w:t>
      </w:r>
      <w:r w:rsidR="001F3433">
        <w:t>lack of data, and policy uncertainty.</w:t>
      </w:r>
    </w:p>
    <w:p w14:paraId="3615D5B4" w14:textId="442B9E4E" w:rsidR="000A3DEB" w:rsidRDefault="00BA534D" w:rsidP="00CD13E3">
      <w:r w:rsidRPr="00D958CC">
        <w:t>South Afri</w:t>
      </w:r>
      <w:r w:rsidR="00551C0C" w:rsidRPr="00D958CC">
        <w:t>ca</w:t>
      </w:r>
      <w:r w:rsidR="0049146A">
        <w:t xml:space="preserve"> (SA)</w:t>
      </w:r>
      <w:r w:rsidR="007D3FDB" w:rsidRPr="00D958CC">
        <w:t>, like other developing countries, faces many</w:t>
      </w:r>
      <w:r w:rsidRPr="00D958CC">
        <w:t xml:space="preserve"> challenges </w:t>
      </w:r>
      <w:r w:rsidR="007D3FDB" w:rsidRPr="00D958CC">
        <w:t>on the road to achieving its energy system aspirations</w:t>
      </w:r>
      <w:r w:rsidRPr="00D958CC">
        <w:t>.</w:t>
      </w:r>
      <w:r>
        <w:t xml:space="preserve"> SA</w:t>
      </w:r>
      <w:r w:rsidR="00C90942">
        <w:t xml:space="preserve"> is a high </w:t>
      </w:r>
      <w:r>
        <w:t>GHG emitter and</w:t>
      </w:r>
      <w:r w:rsidR="00C90942">
        <w:t xml:space="preserve"> heavily coal reliant. RE is being introduced </w:t>
      </w:r>
      <w:r>
        <w:t xml:space="preserve">into the electricity supply system, </w:t>
      </w:r>
      <w:r w:rsidR="00C90942">
        <w:t>but</w:t>
      </w:r>
      <w:r w:rsidR="00DC5C37">
        <w:t xml:space="preserve"> only </w:t>
      </w:r>
      <w:r w:rsidR="0049146A">
        <w:t xml:space="preserve">comprised </w:t>
      </w:r>
      <w:r w:rsidR="00DC5C37" w:rsidRPr="005A78C0">
        <w:t>3.7GW out</w:t>
      </w:r>
      <w:r w:rsidR="00DC5C37">
        <w:t xml:space="preserve"> of a total installed capacity of </w:t>
      </w:r>
      <w:r w:rsidR="008219FC">
        <w:t xml:space="preserve">over </w:t>
      </w:r>
      <w:r w:rsidR="008219FC" w:rsidRPr="00003C33">
        <w:t>50</w:t>
      </w:r>
      <w:r w:rsidR="007D3FDB" w:rsidRPr="00003C33">
        <w:t>GW</w:t>
      </w:r>
      <w:r w:rsidR="00DC5C37">
        <w:t xml:space="preserve"> </w:t>
      </w:r>
      <w:r>
        <w:t>in 2018</w:t>
      </w:r>
      <w:r w:rsidR="00C90942">
        <w:t xml:space="preserve">. A transition </w:t>
      </w:r>
      <w:r w:rsidR="00C72C2A">
        <w:t xml:space="preserve">away from coal </w:t>
      </w:r>
      <w:r w:rsidR="00C90942">
        <w:t>is likely</w:t>
      </w:r>
      <w:r>
        <w:t xml:space="preserve">, </w:t>
      </w:r>
      <w:r w:rsidR="00962DAF">
        <w:t>h</w:t>
      </w:r>
      <w:r w:rsidR="0049146A">
        <w:t xml:space="preserve">owever, concerns around coal sector job losses and their associated welfare impacts may </w:t>
      </w:r>
      <w:r w:rsidR="00C72C2A">
        <w:t>delay implementation.</w:t>
      </w:r>
      <w:r w:rsidR="00C90942">
        <w:t xml:space="preserve"> </w:t>
      </w:r>
      <w:r w:rsidR="0048724B">
        <w:t xml:space="preserve">CTL and GTL plants supply </w:t>
      </w:r>
      <w:r w:rsidR="00CA1ED5" w:rsidRPr="00CA1ED5">
        <w:t>16</w:t>
      </w:r>
      <w:r w:rsidR="00870584">
        <w:t xml:space="preserve"> percent of liquid fuels. </w:t>
      </w:r>
    </w:p>
    <w:p w14:paraId="67972AFE" w14:textId="7AEF3992" w:rsidR="00300EF7" w:rsidRDefault="000A3DEB" w:rsidP="00CD13E3">
      <w:r>
        <w:t>In addition to the supply si</w:t>
      </w:r>
      <w:r w:rsidR="00551C0C">
        <w:t>de challenges, Sou</w:t>
      </w:r>
      <w:r w:rsidR="00870584">
        <w:t>th Africa has high inequality and</w:t>
      </w:r>
      <w:r w:rsidR="00551C0C">
        <w:t xml:space="preserve"> poverty</w:t>
      </w:r>
      <w:r w:rsidR="00870584">
        <w:t>. H</w:t>
      </w:r>
      <w:r w:rsidR="0048724B">
        <w:t xml:space="preserve">ousehold </w:t>
      </w:r>
      <w:r w:rsidR="00551C0C">
        <w:t>energy poverty</w:t>
      </w:r>
      <w:r w:rsidR="0048724B">
        <w:t xml:space="preserve"> is </w:t>
      </w:r>
      <w:r w:rsidR="0048724B" w:rsidRPr="00F51E29">
        <w:t xml:space="preserve">around </w:t>
      </w:r>
      <w:r w:rsidR="00F51E29" w:rsidRPr="00F51E29">
        <w:t>50</w:t>
      </w:r>
      <w:r w:rsidR="0048724B" w:rsidRPr="00F51E29">
        <w:t>%</w:t>
      </w:r>
      <w:r w:rsidR="00F51E29" w:rsidRPr="00F51E29">
        <w:t xml:space="preserve"> (</w:t>
      </w:r>
      <w:r w:rsidR="00496043">
        <w:t>StatsSA, 2019)</w:t>
      </w:r>
      <w:r w:rsidR="00551C0C" w:rsidRPr="00F51E29">
        <w:t>.</w:t>
      </w:r>
      <w:r w:rsidR="00C90942">
        <w:t xml:space="preserve"> </w:t>
      </w:r>
      <w:r w:rsidR="00551C0C">
        <w:t>Energy services and modern fuels are often unaffor</w:t>
      </w:r>
      <w:r w:rsidR="0048724B">
        <w:t xml:space="preserve">dable to </w:t>
      </w:r>
      <w:r w:rsidR="00C90942">
        <w:t xml:space="preserve">low </w:t>
      </w:r>
      <w:r w:rsidR="0048724B">
        <w:t>income households</w:t>
      </w:r>
      <w:r w:rsidR="00870584">
        <w:t>,</w:t>
      </w:r>
      <w:r w:rsidR="0048724B">
        <w:t xml:space="preserve"> which rely on multiple fuels, including collected fuelwood and coal to supply their energy needs</w:t>
      </w:r>
      <w:r w:rsidR="00496043">
        <w:t xml:space="preserve"> </w:t>
      </w:r>
      <w:r w:rsidR="00CE0B81">
        <w:fldChar w:fldCharType="begin" w:fldLock="1"/>
      </w:r>
      <w:r w:rsidR="00CE0B81">
        <w:instrText>ADDIN CSL_CITATION {"citationItems":[{"id":"ITEM-1","itemData":{"author":[{"dropping-particle":"","family":"DOE","given":"","non-dropping-particle":"","parse-names":false,"suffix":""}],"id":"ITEM-1","issued":{"date-parts":[["2013"]]},"publisher-place":"Pretoria, South Africa","title":"A survey of energy-related behaviour and perceptions in South Africa 2013","type":"report"},"uris":["http://www.mendeley.com/documents/?uuid=6677e38c-a9bd-48f2-a573-0e0916a4b5b9"]}],"mendeley":{"formattedCitation":"(DOE, 2013)","plainTextFormattedCitation":"(DOE, 2013)","previouslyFormattedCitation":"(DOE, 2013)"},"properties":{"noteIndex":0},"schema":"https://github.com/citation-style-language/schema/raw/master/csl-citation.json"}</w:instrText>
      </w:r>
      <w:r w:rsidR="00CE0B81">
        <w:fldChar w:fldCharType="separate"/>
      </w:r>
      <w:r w:rsidR="00CE0B81" w:rsidRPr="00CE0B81">
        <w:rPr>
          <w:noProof/>
        </w:rPr>
        <w:t>(DOE, 2013)</w:t>
      </w:r>
      <w:r w:rsidR="00CE0B81">
        <w:fldChar w:fldCharType="end"/>
      </w:r>
      <w:r w:rsidR="0048724B">
        <w:t xml:space="preserve">. </w:t>
      </w:r>
      <w:r w:rsidR="00C5277A">
        <w:t>Energy sector challenges include the need to increase electrification from i</w:t>
      </w:r>
      <w:r w:rsidR="00300EF7">
        <w:t>ts current level of around 85%, a need to reduce energy poverty and the use of solid fuels by households, realising opportunities to improve</w:t>
      </w:r>
      <w:r w:rsidR="00C5277A">
        <w:t xml:space="preserve"> e</w:t>
      </w:r>
      <w:r w:rsidR="00300EF7">
        <w:t>nergy efficiency in all sectors,</w:t>
      </w:r>
      <w:r w:rsidR="00C5277A">
        <w:t xml:space="preserve"> </w:t>
      </w:r>
      <w:r w:rsidR="00300EF7">
        <w:t>realising the</w:t>
      </w:r>
      <w:r w:rsidR="00C5277A">
        <w:t xml:space="preserve"> potential for </w:t>
      </w:r>
      <w:r w:rsidR="00300EF7">
        <w:t>demand shifting, and transitioning away from coal</w:t>
      </w:r>
      <w:r w:rsidR="00C5277A">
        <w:t xml:space="preserve">. </w:t>
      </w:r>
    </w:p>
    <w:p w14:paraId="6AB80BA5" w14:textId="1AA99744" w:rsidR="007D3FDB" w:rsidRDefault="007D3FDB" w:rsidP="00CD13E3">
      <w:r w:rsidRPr="001A0161">
        <w:t xml:space="preserve">Systems models are essential </w:t>
      </w:r>
      <w:r>
        <w:t>tools for understanding</w:t>
      </w:r>
      <w:r w:rsidRPr="001A0161">
        <w:t xml:space="preserve"> the challenges and opportunities </w:t>
      </w:r>
      <w:r w:rsidR="00AE5DC5">
        <w:t>surrounding</w:t>
      </w:r>
      <w:r w:rsidRPr="001A0161">
        <w:t xml:space="preserve"> </w:t>
      </w:r>
      <w:r w:rsidR="00D570AF">
        <w:t>energy planning</w:t>
      </w:r>
      <w:r>
        <w:t xml:space="preserve">. Energy systems models contribute towards </w:t>
      </w:r>
      <w:r w:rsidRPr="001A0161">
        <w:t>understand</w:t>
      </w:r>
      <w:r>
        <w:t>ing</w:t>
      </w:r>
      <w:r w:rsidRPr="001A0161">
        <w:t xml:space="preserve"> the energy system in economic, social and environmental terms, and the complex synergies and trade</w:t>
      </w:r>
      <w:r>
        <w:t>-</w:t>
      </w:r>
      <w:r w:rsidRPr="001A0161">
        <w:t xml:space="preserve">offs </w:t>
      </w:r>
      <w:r>
        <w:t>between each of these when providing for future energy needs</w:t>
      </w:r>
      <w:r w:rsidRPr="001A0161">
        <w:t>.</w:t>
      </w:r>
      <w:r>
        <w:t xml:space="preserve"> Energy systems models can take into consideration </w:t>
      </w:r>
      <w:r w:rsidR="00C72C2A">
        <w:t xml:space="preserve">various constraints or targets which include </w:t>
      </w:r>
      <w:r>
        <w:t>energy access targets, energy transition goals, distributed generation as an alternative where use is low and demand is sparse, nexus challenges for compe</w:t>
      </w:r>
      <w:r w:rsidR="00AE5DC5">
        <w:t>ting resources</w:t>
      </w:r>
      <w:r w:rsidR="00C72C2A">
        <w:t xml:space="preserve"> and</w:t>
      </w:r>
      <w:r>
        <w:t xml:space="preserve"> nexus trade-offs.</w:t>
      </w:r>
    </w:p>
    <w:p w14:paraId="446C9B06" w14:textId="6AF577C1" w:rsidR="00676FF2" w:rsidRDefault="00E27B49" w:rsidP="00676FF2">
      <w:r>
        <w:t xml:space="preserve">Many </w:t>
      </w:r>
      <w:r w:rsidR="006E15D9">
        <w:t xml:space="preserve">reviews of </w:t>
      </w:r>
      <w:r w:rsidR="0048724B">
        <w:t xml:space="preserve">energy </w:t>
      </w:r>
      <w:r w:rsidR="00EF7E92">
        <w:t xml:space="preserve">systems </w:t>
      </w:r>
      <w:r w:rsidR="0048724B">
        <w:t>models</w:t>
      </w:r>
      <w:r w:rsidR="006E15D9">
        <w:t xml:space="preserve"> </w:t>
      </w:r>
      <w:r w:rsidR="00EF7E92">
        <w:t>are available, demonstrating</w:t>
      </w:r>
      <w:r w:rsidR="006E15D9">
        <w:t xml:space="preserve"> their </w:t>
      </w:r>
      <w:r w:rsidR="00EF7E92">
        <w:t xml:space="preserve">relevance and </w:t>
      </w:r>
      <w:r w:rsidR="006E15D9">
        <w:t xml:space="preserve">application </w:t>
      </w:r>
      <w:r w:rsidR="00EF7E92">
        <w:t xml:space="preserve">over different spatial and temporal scales </w:t>
      </w:r>
      <w:r w:rsidR="00676FF2">
        <w:t xml:space="preserve">in developed and developing countries </w:t>
      </w:r>
      <w:r>
        <w:t xml:space="preserve">(see </w:t>
      </w:r>
      <w:r w:rsidR="00D4636F">
        <w:fldChar w:fldCharType="begin" w:fldLock="1"/>
      </w:r>
      <w:r w:rsidR="00DE40FB">
        <w:instrText>ADDIN CSL_CITATION {"citationItems":[{"id":"ITEM-1","itemData":{"DOI":"10.1016/j.rser.2004.09.004","author":[{"dropping-particle":"","family":"Jebaraj","given":"S","non-dropping-particle":"","parse-names":false,"suffix":""},{"dropping-particle":"","family":"Iniyan","given":"S","non-dropping-particle":"","parse-names":false,"suffix":""}],"container-title":"Renewable and Sustainable Energy Reviews","id":"ITEM-1","issued":{"date-parts":[["2006"]]},"page":"281-311","title":"A review of energy models","type":"article-journal","volume":"10"},"uris":["http://www.mendeley.com/documents/?uuid=ba12bade-a7e4-434c-9925-3d3a4bc82b4a"]},{"id":"ITEM-2","itemData":{"author":[{"dropping-particle":"","family":"Neshat","given":"Najmeh","non-dropping-particle":"","parse-names":false,"suffix":""},{"dropping-particle":"","family":"Amin-Naseri","given":"Mohammad Reza","non-dropping-particle":"","parse-names":false,"suffix":""},{"dropping-particle":"","family":"Danesh","given":"Farzaneh","non-dropping-particle":"","parse-names":false,"suffix":""}],"container-title":"Journal of Energy in Southern Africa","id":"ITEM-2","issue":"4","issued":{"date-parts":[["2014"]]},"page":"101-111","title":"Energy models : Methods and characteristics","type":"article-journal","volume":"25"},"uris":["http://www.mendeley.com/documents/?uuid=5bdadadb-df22-4595-b514-1261a59a24dc"]},{"id":"ITEM-3","itemData":{"DOI":"10.1016/j.rser.2005.07.005","author":[{"dropping-particle":"","family":"Hiremath","given":"R B","non-dropping-particle":"","parse-names":false,"suffix":""},{"dropping-particle":"","family":"Shikha","given":"S","non-dropping-particle":"","parse-names":false,"suffix":""},{"dropping-particle":"","family":"Ravindranath","given":"N H","non-dropping-particle":"","parse-names":false,"suffix":""}],"container-title":"Renewable and Sustainable Energy Reviews","id":"ITEM-3","issued":{"date-parts":[["2007"]]},"page":"729-752","title":"Decentralized energy planning ; modeling and application — a review","type":"article-journal","volume":"11"},"uris":["http://www.mendeley.com/documents/?uuid=b8cb9ff8-a05a-4cf8-b326-72e8f8b19d08"]},{"id":"ITEM-4","itemData":{"DOI":"10.1016/j.rser.2017.01.106","ISSN":"1364-0321","author":[{"dropping-particle":"","family":"Laha","given":"Priyanka","non-dropping-particle":"","parse-names":false,"suffix":""},{"dropping-particle":"","family":"Chakraborty","given":"Basab","non-dropping-particle":"","parse-names":false,"suffix":""}],"container-title":"Renewable and Sustainable Energy Reviews","id":"ITEM-4","issue":"April 2016","issued":{"date-parts":[["2017"]]},"page":"95-114","publisher":"Elsevier Ltd","title":"Energy model – A tool for preventing energy dysfunction","type":"article-journal","volume":"73"},"uris":["http://www.mendeley.com/documents/?uuid=4bc4ddb2-6d83-4932-b9c6-63309d682f87"]},{"id":"ITEM-5","itemData":{"DOI":"10.1016/j.rser.2018.07.045","ISSN":"1364-0321","author":[{"dropping-particle":"","family":"Lopion","given":"Peter","non-dropping-particle":"","parse-names":false,"suffix":""},{"dropping-particle":"","family":"Markewitz","given":"Peter","non-dropping-particle":"","parse-names":false,"suffix":""},{"dropping-particle":"","family":"Robinius","given":"Martin","non-dropping-particle":"","parse-names":false,"suffix":""},{"dropping-particle":"","family":"Stolten","given":"Detlef","non-dropping-particle":"","parse-names":false,"suffix":""}],"container-title":"Renewable and Sustainable Energy Reviews","id":"ITEM-5","issue":"July","issued":{"date-parts":[["2018"]]},"page":"156-166","publisher":"Elsevier Ltd","title":"A review of current challenges and trends in energy systems modeling","type":"article-journal","volume":"96"},"uris":["http://www.mendeley.com/documents/?uuid=63b0f92a-daf9-413a-8958-8ff43ae1e4a1"]},{"id":"ITEM-6","itemData":{"author":[{"dropping-particle":"","family":"Pena","given":"","non-dropping-particle":"","parse-names":false,"suffix":""}],"id":"ITEM-6","issue":"August","issued":{"date-parts":[["2013"]]},"number-of-pages":"1-9","title":"BRIEF HISTORY AND REVIEW OF SYSTEM DYNAMICS FOR ENERGY MODELLING","type":"report"},"uris":["http://www.mendeley.com/documents/?uuid=15d6eeeb-f6e4-453e-ba66-f6b5c4882d09"]}],"mendeley":{"formattedCitation":"(Hiremath, Shikha, &amp; Ravindranath, 2007; Jebaraj &amp; Iniyan, 2006; Laha &amp; Chakraborty, 2017; Lopion et al., 2018; Neshat, Amin-Naseri, &amp; Danesh, 2014; Pena, 2013)","plainTextFormattedCitation":"(Hiremath, Shikha, &amp; Ravindranath, 2007; Jebaraj &amp; Iniyan, 2006; Laha &amp; Chakraborty, 2017; Lopion et al., 2018; Neshat, Amin-Naseri, &amp; Danesh, 2014; Pena, 2013)","previouslyFormattedCitation":"(Hiremath, Shikha, &amp; Ravindranath, 2007; Jebaraj &amp; Iniyan, 2006; Laha &amp; Chakraborty, 2017; Lopion et al., 2018; Neshat, Amin-Naseri, &amp; Danesh, 2014; Pena, 2013)"},"properties":{"noteIndex":0},"schema":"https://github.com/citation-style-language/schema/raw/master/csl-citation.json"}</w:instrText>
      </w:r>
      <w:r w:rsidR="00D4636F">
        <w:fldChar w:fldCharType="separate"/>
      </w:r>
      <w:r w:rsidR="00F45FCB" w:rsidRPr="00F45FCB">
        <w:rPr>
          <w:noProof/>
        </w:rPr>
        <w:t>Hiremath, Shikha, &amp; Ravindranath, 2007; Jebaraj &amp; Iniyan, 2006; Laha &amp; Chakraborty, 2017; Lopion et al., 2018; Neshat, Amin-Na</w:t>
      </w:r>
      <w:r w:rsidR="001B5E48">
        <w:rPr>
          <w:noProof/>
        </w:rPr>
        <w:t>seri, &amp; Danesh, 2014</w:t>
      </w:r>
      <w:r w:rsidR="00F45FCB" w:rsidRPr="00F45FCB">
        <w:rPr>
          <w:noProof/>
        </w:rPr>
        <w:t>)</w:t>
      </w:r>
      <w:r w:rsidR="00D4636F">
        <w:fldChar w:fldCharType="end"/>
      </w:r>
      <w:r w:rsidR="00F45FCB">
        <w:t xml:space="preserve">. </w:t>
      </w:r>
      <w:r w:rsidR="00BB1D41">
        <w:t xml:space="preserve">They </w:t>
      </w:r>
      <w:r w:rsidR="00F45FCB">
        <w:t>highlight the range of methodologies</w:t>
      </w:r>
      <w:r w:rsidR="00BB1D41">
        <w:t xml:space="preserve"> currently employed to analyse energy systems challenges.</w:t>
      </w:r>
      <w:r w:rsidR="00BB1D41" w:rsidRPr="00BB1D41">
        <w:t xml:space="preserve"> </w:t>
      </w:r>
      <w:r w:rsidR="00676FF2">
        <w:t xml:space="preserve">Energy optimisation models, developed in response to the 70’s oil crisis are </w:t>
      </w:r>
      <w:r w:rsidR="00676FF2" w:rsidRPr="00003C33">
        <w:t>“how to” tools</w:t>
      </w:r>
      <w:r w:rsidR="00676FF2">
        <w:t xml:space="preserve"> and are critical for evaluating decisions that have long term implications for the energy system under </w:t>
      </w:r>
      <w:r w:rsidR="00676FF2">
        <w:lastRenderedPageBreak/>
        <w:t xml:space="preserve">analysis </w:t>
      </w:r>
      <w:r w:rsidR="00676FF2">
        <w:fldChar w:fldCharType="begin" w:fldLock="1"/>
      </w:r>
      <w:r w:rsidR="00676FF2">
        <w:instrText>ADDIN CSL_CITATION {"citationItems":[{"id":"ITEM-1","itemData":{"DOI":"10.1016/j.eneco.2012.07.004","ISSN":"0140-9883","author":[{"dropping-particle":"","family":"Carolis","given":"Joseph F","non-dropping-particle":"De","parse-names":false,"suffix":""},{"dropping-particle":"","family":"Hunter","given":"Kevin","non-dropping-particle":"","parse-names":false,"suffix":""},{"dropping-particle":"","family":"Sreepathi","given":"Sarat","non-dropping-particle":"","parse-names":false,"suffix":""}],"container-title":"Energy Economics","id":"ITEM-1","issue":"6","issued":{"date-parts":[["2012"]]},"page":"1845-1853","publisher":"Elsevier B.V.","title":"The case for repeatable analysis with energy economy optimization models","type":"article-journal","volume":"34"},"uris":["http://www.mendeley.com/documents/?uuid=14edad41-e64d-40b5-99c6-1f5844bd14f6"]},{"id":"ITEM-2","itemData":{"DOI":"10.1016/j.rser.2005.07.005","author":[{"dropping-particle":"","family":"Hiremath","given":"R B","non-dropping-particle":"","parse-names":false,"suffix":""},{"dropping-particle":"","family":"Shikha","given":"S","non-dropping-particle":"","parse-names":false,"suffix":""},{"dropping-particle":"","family":"Ravindranath","given":"N H","non-dropping-particle":"","parse-names":false,"suffix":""}],"container-title":"Renewable and Sustainable Energy Reviews","id":"ITEM-2","issued":{"date-parts":[["2007"]]},"page":"729-752","title":"Decentralized energy planning ; modeling and application — a review","type":"article-journal","volume":"11"},"uris":["http://www.mendeley.com/documents/?uuid=b8cb9ff8-a05a-4cf8-b326-72e8f8b19d08"]}],"mendeley":{"formattedCitation":"(De Carolis, Hunter, &amp; Sreepathi, 2012; Hiremath et al., 2007)","plainTextFormattedCitation":"(De Carolis, Hunter, &amp; Sreepathi, 2012; Hiremath et al., 2007)","previouslyFormattedCitation":"(De Carolis, Hunter, &amp; Sreepathi, 2012; Hiremath et al., 2007)"},"properties":{"noteIndex":0},"schema":"https://github.com/citation-style-language/schema/raw/master/csl-citation.json"}</w:instrText>
      </w:r>
      <w:r w:rsidR="00676FF2">
        <w:fldChar w:fldCharType="separate"/>
      </w:r>
      <w:r w:rsidR="00676FF2" w:rsidRPr="00DE40FB">
        <w:rPr>
          <w:noProof/>
        </w:rPr>
        <w:t>(De Carolis, Hunter, &amp; Sreepathi, 2012; Hiremath et al., 2007)</w:t>
      </w:r>
      <w:r w:rsidR="00676FF2">
        <w:fldChar w:fldCharType="end"/>
      </w:r>
      <w:r w:rsidR="00676FF2">
        <w:t>. Optimisation models, with technology rich representations of demand and supply, have been applied to a wide range of policy questions in many countries.</w:t>
      </w:r>
    </w:p>
    <w:p w14:paraId="19B03B32" w14:textId="6C0D27FD" w:rsidR="00166FED" w:rsidRDefault="00166FED" w:rsidP="00CD13E3">
      <w:r>
        <w:t xml:space="preserve">In South Africa several modelling approaches have been </w:t>
      </w:r>
      <w:r w:rsidR="005241EE">
        <w:t>used</w:t>
      </w:r>
      <w:r>
        <w:t xml:space="preserve"> to answer key </w:t>
      </w:r>
      <w:r w:rsidR="006328FC">
        <w:t>questions related to energy provisioning</w:t>
      </w:r>
      <w:r w:rsidR="005241EE">
        <w:t>. F</w:t>
      </w:r>
      <w:r>
        <w:t>or example</w:t>
      </w:r>
      <w:r w:rsidR="005241EE">
        <w:t>,</w:t>
      </w:r>
      <w:r>
        <w:t xml:space="preserve"> </w:t>
      </w:r>
      <w:r w:rsidR="006328FC">
        <w:t>PLEXOS has been</w:t>
      </w:r>
      <w:r w:rsidR="00D97F3E">
        <w:t xml:space="preserve"> </w:t>
      </w:r>
      <w:r w:rsidR="005241EE">
        <w:t>used in</w:t>
      </w:r>
      <w:r w:rsidR="00D97F3E">
        <w:t xml:space="preserve"> the development of integrated Resource Plans </w:t>
      </w:r>
      <w:r w:rsidR="000200C1">
        <w:fldChar w:fldCharType="begin" w:fldLock="1"/>
      </w:r>
      <w:r w:rsidR="002B691D">
        <w:instrText>ADDIN CSL_CITATION {"citationItems":[{"id":"ITEM-1","itemData":{"author":[{"dropping-particle":"","family":"DOE","given":"","non-dropping-particle":"","parse-names":false,"suffix":""}],"id":"ITEM-1","issued":{"date-parts":[["2018"]]},"publisher-place":"Pretoria, South Africa","title":"Integrated Resource Plan (draft)","type":"report"},"uris":["http://www.mendeley.com/documents/?uuid=d875bb80-177e-4b42-825d-4fb86c011c84"]}],"mendeley":{"formattedCitation":"(DOE, 2018)","plainTextFormattedCitation":"(DOE, 2018)","previouslyFormattedCitation":"(DOE, 2018)"},"properties":{"noteIndex":0},"schema":"https://github.com/citation-style-language/schema/raw/master/csl-citation.json"}</w:instrText>
      </w:r>
      <w:r w:rsidR="000200C1">
        <w:fldChar w:fldCharType="separate"/>
      </w:r>
      <w:r w:rsidR="000200C1" w:rsidRPr="000200C1">
        <w:rPr>
          <w:noProof/>
        </w:rPr>
        <w:t>(DOE, 2018)</w:t>
      </w:r>
      <w:r w:rsidR="000200C1">
        <w:fldChar w:fldCharType="end"/>
      </w:r>
      <w:r w:rsidR="00987EEC">
        <w:t xml:space="preserve"> and</w:t>
      </w:r>
      <w:r>
        <w:t xml:space="preserve"> OSeMOSYS </w:t>
      </w:r>
      <w:r w:rsidR="005241EE">
        <w:t xml:space="preserve">has been </w:t>
      </w:r>
      <w:r w:rsidR="00D97F3E">
        <w:t>used to dev</w:t>
      </w:r>
      <w:r w:rsidR="00137A4D">
        <w:t>elop the Integrated Energy Plan</w:t>
      </w:r>
      <w:r w:rsidR="00D97F3E">
        <w:t xml:space="preserve">. </w:t>
      </w:r>
      <w:r>
        <w:t xml:space="preserve"> </w:t>
      </w:r>
      <w:r w:rsidR="00D97F3E">
        <w:t xml:space="preserve">The </w:t>
      </w:r>
      <w:r w:rsidR="00962DAF">
        <w:t xml:space="preserve">MARKAL </w:t>
      </w:r>
      <w:r w:rsidR="00D97F3E">
        <w:t xml:space="preserve">model has been applied to the analysis of climate response, for example in the development of the Long Term Mitigation </w:t>
      </w:r>
      <w:r w:rsidR="006306BF">
        <w:t>Scenarios (LTMS)</w:t>
      </w:r>
      <w:r w:rsidR="00137A4D">
        <w:t>.</w:t>
      </w:r>
      <w:r w:rsidR="006306BF">
        <w:t xml:space="preserve"> </w:t>
      </w:r>
      <w:r w:rsidR="006328FC">
        <w:t>LEAP</w:t>
      </w:r>
      <w:r w:rsidR="00407C64">
        <w:t>,</w:t>
      </w:r>
      <w:r w:rsidR="006328FC">
        <w:t xml:space="preserve"> a simulation model</w:t>
      </w:r>
      <w:r w:rsidR="00407C64">
        <w:t>,</w:t>
      </w:r>
      <w:r w:rsidR="006328FC">
        <w:t xml:space="preserve"> has been applied to the development of</w:t>
      </w:r>
      <w:r w:rsidR="00987EEC">
        <w:t xml:space="preserve"> the</w:t>
      </w:r>
      <w:r w:rsidR="006328FC">
        <w:t xml:space="preserve"> Nati</w:t>
      </w:r>
      <w:r w:rsidR="00137A4D">
        <w:t>onal Energy Efficiency Strategy</w:t>
      </w:r>
      <w:r>
        <w:t xml:space="preserve">. In addition </w:t>
      </w:r>
      <w:r w:rsidR="006328FC">
        <w:t xml:space="preserve">computable general equilibrium models </w:t>
      </w:r>
      <w:r w:rsidR="00ED01D2">
        <w:t xml:space="preserve">(CGE) </w:t>
      </w:r>
      <w:r>
        <w:t xml:space="preserve">have been used to address energy </w:t>
      </w:r>
      <w:r w:rsidR="008A434C">
        <w:t xml:space="preserve">related </w:t>
      </w:r>
      <w:r>
        <w:t xml:space="preserve">questions, </w:t>
      </w:r>
      <w:r w:rsidR="00D97F3E">
        <w:t xml:space="preserve">for example E-SAGE </w:t>
      </w:r>
      <w:r w:rsidR="00BC7BB9">
        <w:t>and UPGEM have</w:t>
      </w:r>
      <w:r w:rsidR="00D97F3E">
        <w:t xml:space="preserve"> been applied to explore the impacts of carbon taxes </w:t>
      </w:r>
      <w:r w:rsidR="00D97F3E" w:rsidRPr="00F47C72">
        <w:t>(</w:t>
      </w:r>
      <w:r w:rsidR="00F47C72" w:rsidRPr="00F47C72">
        <w:t>Alton, 2014;</w:t>
      </w:r>
      <w:r w:rsidR="0028065D" w:rsidRPr="00F47C72">
        <w:t xml:space="preserve"> B</w:t>
      </w:r>
      <w:r w:rsidR="00371EFD" w:rsidRPr="00F47C72">
        <w:t>lignaut, 2016</w:t>
      </w:r>
      <w:r w:rsidR="00D97F3E" w:rsidRPr="00F47C72">
        <w:t>),</w:t>
      </w:r>
      <w:r w:rsidR="00D97F3E">
        <w:t xml:space="preserve"> and </w:t>
      </w:r>
      <w:r w:rsidR="0028065D">
        <w:t xml:space="preserve">TERM-SA </w:t>
      </w:r>
      <w:r w:rsidR="006328FC">
        <w:t xml:space="preserve">has been used </w:t>
      </w:r>
      <w:r w:rsidR="0028065D">
        <w:t>to explore the economic impacts of transitioning to a low carbon energy supply mix (Bohlmann</w:t>
      </w:r>
      <w:r w:rsidR="00166DE8">
        <w:t>, 2019</w:t>
      </w:r>
      <w:r w:rsidR="0028065D">
        <w:t>)</w:t>
      </w:r>
      <w:r>
        <w:t xml:space="preserve">. </w:t>
      </w:r>
    </w:p>
    <w:p w14:paraId="7732A526" w14:textId="2A243BC5" w:rsidR="00256107" w:rsidRDefault="006306BF" w:rsidP="00CD13E3">
      <w:pPr>
        <w:rPr>
          <w:color w:val="000000"/>
        </w:rPr>
      </w:pPr>
      <w:r>
        <w:t>Amongst the</w:t>
      </w:r>
      <w:r w:rsidR="007A2434">
        <w:t xml:space="preserve"> models developed to analyse</w:t>
      </w:r>
      <w:r>
        <w:t xml:space="preserve"> the South African energy system</w:t>
      </w:r>
      <w:r w:rsidR="007A2434">
        <w:t xml:space="preserve"> and its interaction with the economy and environment</w:t>
      </w:r>
      <w:r>
        <w:t xml:space="preserve"> is </w:t>
      </w:r>
      <w:r w:rsidR="007A2434">
        <w:t>the South African Times Model – SATIM. SATIM is</w:t>
      </w:r>
      <w:r w:rsidR="00D04F5A">
        <w:t xml:space="preserve"> a </w:t>
      </w:r>
      <w:r w:rsidR="00256107">
        <w:t xml:space="preserve">full sector, </w:t>
      </w:r>
      <w:r w:rsidR="00D04F5A">
        <w:t>national energy system,</w:t>
      </w:r>
      <w:r>
        <w:t xml:space="preserve"> </w:t>
      </w:r>
      <w:r w:rsidR="00407C64">
        <w:t xml:space="preserve">least cost </w:t>
      </w:r>
      <w:r>
        <w:t>op</w:t>
      </w:r>
      <w:r w:rsidR="00407C64">
        <w:t>timisation model that can be applied to</w:t>
      </w:r>
      <w:r>
        <w:t xml:space="preserve"> </w:t>
      </w:r>
      <w:r w:rsidR="00407C64">
        <w:t xml:space="preserve">the </w:t>
      </w:r>
      <w:r w:rsidRPr="00A4660B">
        <w:t>planning problem of meeting</w:t>
      </w:r>
      <w:r w:rsidR="00D04F5A">
        <w:t xml:space="preserve"> projected future energy demand</w:t>
      </w:r>
      <w:r w:rsidRPr="00A4660B">
        <w:t xml:space="preserve"> given assumptions such as the retirement schedule of existing infrastructure, future fuel costs, future technology costs, learning rates, </w:t>
      </w:r>
      <w:r w:rsidR="004A5A26">
        <w:t xml:space="preserve">and </w:t>
      </w:r>
      <w:r w:rsidRPr="00A4660B">
        <w:t>efficiency improvements, as well as any constraints such as the availability of resources.</w:t>
      </w:r>
      <w:r w:rsidR="00407C64">
        <w:t xml:space="preserve"> </w:t>
      </w:r>
      <w:r w:rsidR="00256107">
        <w:rPr>
          <w:color w:val="000000"/>
        </w:rPr>
        <w:t xml:space="preserve">The entire energy service needs of the economy are represented in </w:t>
      </w:r>
      <w:r w:rsidR="00A4649E">
        <w:rPr>
          <w:color w:val="000000"/>
        </w:rPr>
        <w:t>SATIM</w:t>
      </w:r>
      <w:r w:rsidR="00256107">
        <w:rPr>
          <w:color w:val="000000"/>
        </w:rPr>
        <w:t xml:space="preserve"> along with technologies that supply energy and energy services. In this way demand within the model is endogenously shaped by efficiency, fuel and technology costs, the formation of the economy and economic interactions, population growth</w:t>
      </w:r>
      <w:r w:rsidR="008222F7">
        <w:rPr>
          <w:color w:val="000000"/>
        </w:rPr>
        <w:t xml:space="preserve"> and </w:t>
      </w:r>
      <w:r w:rsidR="00256107">
        <w:rPr>
          <w:color w:val="000000"/>
        </w:rPr>
        <w:t>income growth</w:t>
      </w:r>
      <w:r w:rsidR="008222F7">
        <w:rPr>
          <w:color w:val="000000"/>
        </w:rPr>
        <w:t>, amongst</w:t>
      </w:r>
      <w:r w:rsidR="00256107">
        <w:rPr>
          <w:color w:val="000000"/>
        </w:rPr>
        <w:t xml:space="preserve"> other</w:t>
      </w:r>
      <w:r w:rsidR="008222F7">
        <w:rPr>
          <w:color w:val="000000"/>
        </w:rPr>
        <w:t>s</w:t>
      </w:r>
      <w:r w:rsidR="00256107">
        <w:rPr>
          <w:color w:val="000000"/>
        </w:rPr>
        <w:t>.</w:t>
      </w:r>
    </w:p>
    <w:p w14:paraId="16C63F18" w14:textId="4BCD31E0" w:rsidR="00166FED" w:rsidRDefault="006306BF" w:rsidP="00CD13E3">
      <w:r>
        <w:t>SATIM is unique in its representation of the South African energy system. It includes a detailed</w:t>
      </w:r>
      <w:r w:rsidR="00AC7001">
        <w:t xml:space="preserve"> representation of all economic sectors.</w:t>
      </w:r>
      <w:r>
        <w:t xml:space="preserve"> </w:t>
      </w:r>
      <w:r w:rsidR="00AC7001">
        <w:t xml:space="preserve">Each sector is adapted to </w:t>
      </w:r>
      <w:r w:rsidR="005A0A2E">
        <w:t>best represent energy demand or supply within the sector. F</w:t>
      </w:r>
      <w:r w:rsidR="00AC7001">
        <w:t>or example</w:t>
      </w:r>
      <w:r w:rsidR="005A0A2E">
        <w:t>,</w:t>
      </w:r>
      <w:r w:rsidR="00AC7001">
        <w:t xml:space="preserve"> the residential sector c</w:t>
      </w:r>
      <w:r>
        <w:t>aptures the inequality in energy access</w:t>
      </w:r>
      <w:r w:rsidR="00AC7001">
        <w:t xml:space="preserve">, use </w:t>
      </w:r>
      <w:r w:rsidR="005A0A2E">
        <w:t xml:space="preserve">of multiple fuels within </w:t>
      </w:r>
      <w:r w:rsidR="00AC7001">
        <w:t>households</w:t>
      </w:r>
      <w:r w:rsidR="005A0A2E">
        <w:t xml:space="preserve"> to supply the same energy service</w:t>
      </w:r>
      <w:r w:rsidR="00AC7001">
        <w:t xml:space="preserve">, fuel subsidies and technology efficiency. </w:t>
      </w:r>
      <w:r w:rsidR="005A0A2E">
        <w:t>The supply of liquid fuels includes a representation of t</w:t>
      </w:r>
      <w:r>
        <w:t xml:space="preserve">he GTL and CTL plants </w:t>
      </w:r>
      <w:r w:rsidR="00AC7001">
        <w:t>as well as</w:t>
      </w:r>
      <w:r>
        <w:t xml:space="preserve"> the large and complex coal supply networks into power plants</w:t>
      </w:r>
      <w:r w:rsidR="00AC7001">
        <w:t xml:space="preserve">. </w:t>
      </w:r>
    </w:p>
    <w:p w14:paraId="44E4CF92" w14:textId="25B9C7E4" w:rsidR="001A3BBE" w:rsidRDefault="001A3BBE" w:rsidP="00CD13E3">
      <w:r>
        <w:t xml:space="preserve">SATIM has been applied </w:t>
      </w:r>
      <w:r w:rsidR="00EA6C64">
        <w:t>to developing an alternative integrated resource plan</w:t>
      </w:r>
      <w:r>
        <w:t xml:space="preserve"> for South Africa </w:t>
      </w:r>
      <w:r w:rsidR="00DA4EEE">
        <w:fldChar w:fldCharType="begin" w:fldLock="1"/>
      </w:r>
      <w:r w:rsidR="00DA4EEE">
        <w:instrText>ADDIN CSL_CITATION {"citationItems":[{"id":"ITEM-1","itemData":{"author":[{"dropping-particle":"","family":"Mccall","given":"Bryce","non-dropping-particle":"","parse-names":false,"suffix":""},{"dropping-particle":"","family":"Burton","given":"Jesse","non-dropping-particle":"","parse-names":false,"suffix":""},{"dropping-particle":"","family":"Marquard","given":"Andrew","non-dropping-particle":"","parse-names":false,"suffix":""},{"dropping-particle":"","family":"Hartley","given":"Faaiqa","non-dropping-particle":"","parse-names":false,"suffix":""},{"dropping-particle":"","family":"Ahjum","given":"Fadiel","non-dropping-particle":"","parse-names":false,"suffix":""},{"dropping-particle":"","family":"Ireland","given":"Gregory","non-dropping-particle":"","parse-names":false,"suffix":""},{"dropping-particle":"","family":"Merven","given":"Bruno","non-dropping-particle":"","parse-names":false,"suffix":""}],"id":"ITEM-1","issued":{"date-parts":[["2019"]]},"title":"Least-cost integrated resource planning and cost- optimal climate change mitigation policy : Alternatives for the South African electricity system","type":"report"},"uris":["http://www.mendeley.com/documents/?uuid=16009839-cc77-46ad-ad32-e9bee3169b07"]}],"mendeley":{"formattedCitation":"(Mccall et al., 2019)","plainTextFormattedCitation":"(Mccall et al., 2019)","previouslyFormattedCitation":"(Mccall et al., 2019)"},"properties":{"noteIndex":0},"schema":"https://github.com/citation-style-language/schema/raw/master/csl-citation.json"}</w:instrText>
      </w:r>
      <w:r w:rsidR="00DA4EEE">
        <w:fldChar w:fldCharType="separate"/>
      </w:r>
      <w:r w:rsidR="00DA4EEE" w:rsidRPr="00DA4EEE">
        <w:rPr>
          <w:noProof/>
        </w:rPr>
        <w:t>(Mccall et al., 2019)</w:t>
      </w:r>
      <w:r w:rsidR="00DA4EEE">
        <w:fldChar w:fldCharType="end"/>
      </w:r>
      <w:r w:rsidRPr="002F33F0">
        <w:t>,</w:t>
      </w:r>
      <w:r>
        <w:t xml:space="preserve"> e</w:t>
      </w:r>
      <w:r w:rsidR="009A6FBE">
        <w:t xml:space="preserve">xploration of coal transitions </w:t>
      </w:r>
      <w:r w:rsidR="009A6FBE">
        <w:fldChar w:fldCharType="begin" w:fldLock="1"/>
      </w:r>
      <w:r w:rsidR="000303C6">
        <w:instrText>ADDIN CSL_CITATION {"citationItems":[{"id":"ITEM-1","itemData":{"author":[{"dropping-particle":"","family":"Burton","given":"Jesse","non-dropping-particle":"","parse-names":false,"suffix":""},{"dropping-particle":"","family":"Caetano","given":"Tara","non-dropping-particle":"","parse-names":false,"suffix":""},{"dropping-particle":"","family":"Mccall","given":"Bryce","non-dropping-particle":"","parse-names":false,"suffix":""}],"id":"ITEM-1","issued":{"date-parts":[["2018"]]},"title":"Coal Transitions in South Africa: Understanding the implications of a 2°C-compatible coal phase-out for South Africa","type":"report"},"uris":["http://www.mendeley.com/documents/?uuid=d05739b1-81b4-4578-995b-3c0fc3710e8a"]}],"mendeley":{"formattedCitation":"(Burton, Caetano, &amp; Mccall, 2018)","plainTextFormattedCitation":"(Burton, Caetano, &amp; Mccall, 2018)","previouslyFormattedCitation":"(Burton, Caetano, &amp; Mccall, 2018)"},"properties":{"noteIndex":0},"schema":"https://github.com/citation-style-language/schema/raw/master/csl-citation.json"}</w:instrText>
      </w:r>
      <w:r w:rsidR="009A6FBE">
        <w:fldChar w:fldCharType="separate"/>
      </w:r>
      <w:r w:rsidR="009A6FBE" w:rsidRPr="009A6FBE">
        <w:rPr>
          <w:noProof/>
        </w:rPr>
        <w:t>(Burton, Caetano, &amp; Mccall, 2018)</w:t>
      </w:r>
      <w:r w:rsidR="009A6FBE">
        <w:fldChar w:fldCharType="end"/>
      </w:r>
      <w:r>
        <w:t xml:space="preserve">, analysis of uncertainty in coal </w:t>
      </w:r>
      <w:r w:rsidR="006B5761">
        <w:t xml:space="preserve">prices and climate commitments </w:t>
      </w:r>
      <w:r w:rsidR="006B5761">
        <w:fldChar w:fldCharType="begin" w:fldLock="1"/>
      </w:r>
      <w:r w:rsidR="006B5761">
        <w:instrText>ADDIN CSL_CITATION {"citationItems":[{"id":"ITEM-1","itemData":{"author":[{"dropping-particle":"","family":"Merven","given":"B","non-dropping-particle":"","parse-names":false,"suffix":""},{"dropping-particle":"","family":"Durbach","given":"I","non-dropping-particle":"","parse-names":false,"suffix":""},{"dropping-particle":"","family":"McCall","given":"B","non-dropping-particle":"","parse-names":false,"suffix":""}],"id":"ITEM-1","issued":{"date-parts":[["2016"]]},"title":"Obtaining long-term forecasts of the key drivers of greenhouse gas emissions in South Africa.","type":"report"},"uris":["http://www.mendeley.com/documents/?uuid=842867bc-dd09-44a9-bb83-3ef0a65a8cdd"]}],"mendeley":{"formattedCitation":"(Merven, Durbach, &amp; McCall, 2016)","plainTextFormattedCitation":"(Merven, Durbach, &amp; McCall, 2016)","previouslyFormattedCitation":"(Merven, Durbach, &amp; McCall, 2016)"},"properties":{"noteIndex":0},"schema":"https://github.com/citation-style-language/schema/raw/master/csl-citation.json"}</w:instrText>
      </w:r>
      <w:r w:rsidR="006B5761">
        <w:fldChar w:fldCharType="separate"/>
      </w:r>
      <w:r w:rsidR="006B5761" w:rsidRPr="006B5761">
        <w:rPr>
          <w:noProof/>
        </w:rPr>
        <w:t>(Merven, Durbach, &amp; McCall, 2016)</w:t>
      </w:r>
      <w:r w:rsidR="006B5761">
        <w:fldChar w:fldCharType="end"/>
      </w:r>
      <w:r w:rsidR="002F33F0">
        <w:t xml:space="preserve">, </w:t>
      </w:r>
      <w:r>
        <w:t xml:space="preserve">and </w:t>
      </w:r>
      <w:r w:rsidR="006B5761">
        <w:t xml:space="preserve">the implications of water constraints for energy planning in South Africa </w:t>
      </w:r>
      <w:r w:rsidR="006B5761">
        <w:fldChar w:fldCharType="begin" w:fldLock="1"/>
      </w:r>
      <w:r w:rsidR="00EA6C64">
        <w:instrText>ADDIN CSL_CITATION {"citationItems":[{"id":"ITEM-1","itemData":{"author":[{"dropping-particle":"","family":"World Bank Group","given":"","non-dropping-particle":"","parse-names":false,"suffix":""}],"id":"ITEM-1","issued":{"date-parts":[["2017"]]},"publisher-place":"Washington DC.","title":"Modeling the Water-Energy Nexus: How do Water Constraints Affect Energy Planning in South Africa","type":"report"},"uris":["http://www.mendeley.com/documents/?uuid=5a46e81a-8913-4c0b-bfb6-60ab1fe8d820"]}],"mendeley":{"formattedCitation":"(World Bank Group, 2017)","plainTextFormattedCitation":"(World Bank Group, 2017)","previouslyFormattedCitation":"(World Bank Group, 2017)"},"properties":{"noteIndex":0},"schema":"https://github.com/citation-style-language/schema/raw/master/csl-citation.json"}</w:instrText>
      </w:r>
      <w:r w:rsidR="006B5761">
        <w:fldChar w:fldCharType="separate"/>
      </w:r>
      <w:r w:rsidR="006B5761" w:rsidRPr="006B5761">
        <w:rPr>
          <w:noProof/>
        </w:rPr>
        <w:t>(World Bank Group, 2017)</w:t>
      </w:r>
      <w:r w:rsidR="006B5761">
        <w:fldChar w:fldCharType="end"/>
      </w:r>
      <w:r>
        <w:t>. SATIM has also been linked to a CGE model to explore, for example, the macro and socio-economic benefits of increasing RE in the po</w:t>
      </w:r>
      <w:r w:rsidR="008C47FA">
        <w:t>w</w:t>
      </w:r>
      <w:r w:rsidR="009A6FBE">
        <w:t xml:space="preserve">er sector (Merven et al, 2018) </w:t>
      </w:r>
      <w:r w:rsidR="008C47FA">
        <w:t>and</w:t>
      </w:r>
      <w:r w:rsidR="008C47FA" w:rsidRPr="008C47FA">
        <w:t xml:space="preserve"> </w:t>
      </w:r>
      <w:r w:rsidR="008C47FA">
        <w:t>mitigation responses that align with de</w:t>
      </w:r>
      <w:r w:rsidR="00DA4EEE">
        <w:t xml:space="preserve">velopment objectives </w:t>
      </w:r>
      <w:r w:rsidR="00DA4EEE">
        <w:fldChar w:fldCharType="begin" w:fldLock="1"/>
      </w:r>
      <w:r w:rsidR="009A6FBE">
        <w:instrText>ADDIN CSL_CITATION {"citationItems":[{"id":"ITEM-1","itemData":{"DOI":"10.1080/14693062.2016.1150250","ISSN":"1469-3062","author":[{"dropping-particle":"","family":"Altieri","given":"Katye E","non-dropping-particle":"","parse-names":false,"suffix":""},{"dropping-particle":"","family":"Trollip","given":"Hilton","non-dropping-particle":"","parse-names":false,"suffix":""},{"dropping-particle":"","family":"Caetano","given":"Tara","non-dropping-particle":"","parse-names":false,"suffix":""},{"dropping-particle":"","family":"Hughes","given":"Alison","non-dropping-particle":"","parse-names":false,"suffix":""},{"dropping-particle":"","family":"Merven","given":"Bruno","non-dropping-particle":"","parse-names":false,"suffix":""},{"dropping-particle":"","family":"Winkler","given":"Harald","non-dropping-particle":"","parse-names":false,"suffix":""}],"container-title":"Climate Policy","id":"ITEM-1","issue":"sup1","issued":{"date-parts":[["2016","6","20"]]},"note":"doi: 10.1080/14693062.2016.1150250","page":"S78-S91","publisher":"Taylor &amp; Francis","title":"Achieving development and mitigation objectives through a decarbonization development pathway in South Africa","type":"article-journal","volume":"16"},"uris":["http://www.mendeley.com/documents/?uuid=b617ac08-6634-47db-a3c5-e4cdfa6bfb35"]}],"mendeley":{"formattedCitation":"(Altieri et al., 2016)","plainTextFormattedCitation":"(Altieri et al., 2016)","previouslyFormattedCitation":"(Altieri et al., 2016)"},"properties":{"noteIndex":0},"schema":"https://github.com/citation-style-language/schema/raw/master/csl-citation.json"}</w:instrText>
      </w:r>
      <w:r w:rsidR="00DA4EEE">
        <w:fldChar w:fldCharType="separate"/>
      </w:r>
      <w:r w:rsidR="00DA4EEE" w:rsidRPr="00DA4EEE">
        <w:rPr>
          <w:noProof/>
        </w:rPr>
        <w:t>(Altieri et al., 2016)</w:t>
      </w:r>
      <w:r w:rsidR="00DA4EEE">
        <w:fldChar w:fldCharType="end"/>
      </w:r>
      <w:r w:rsidR="00A31793">
        <w:t>.</w:t>
      </w:r>
    </w:p>
    <w:p w14:paraId="006BDA4B" w14:textId="0286CAD5" w:rsidR="003B0212" w:rsidRDefault="006306BF" w:rsidP="00CD13E3">
      <w:r>
        <w:t xml:space="preserve">There is a growing emphasis on transparency, accessibility and replicability in energy models. </w:t>
      </w:r>
      <w:r w:rsidR="00DB37D1">
        <w:t>In order to improve the transparency to SATIM</w:t>
      </w:r>
      <w:r w:rsidR="008A434C">
        <w:t>,</w:t>
      </w:r>
      <w:r w:rsidR="00DB37D1">
        <w:t xml:space="preserve"> </w:t>
      </w:r>
      <w:r w:rsidR="0000046E">
        <w:t xml:space="preserve">which has already been used for policy and policy critique, </w:t>
      </w:r>
      <w:r w:rsidR="00DB37D1">
        <w:t xml:space="preserve">this paper </w:t>
      </w:r>
      <w:r w:rsidR="0000046E">
        <w:t>sets out to provide a description of</w:t>
      </w:r>
      <w:r w:rsidR="00DB37D1">
        <w:t xml:space="preserve"> SATIM, in terms of its design (structure</w:t>
      </w:r>
      <w:r w:rsidR="00DB37D1" w:rsidRPr="00DC3FA9">
        <w:t>), application,</w:t>
      </w:r>
      <w:r w:rsidR="00DB37D1">
        <w:t xml:space="preserve"> </w:t>
      </w:r>
      <w:r w:rsidR="0000046E">
        <w:t xml:space="preserve">and </w:t>
      </w:r>
      <w:r w:rsidR="00DB37D1">
        <w:t xml:space="preserve">the strengths and limitations of the model. </w:t>
      </w:r>
      <w:r w:rsidR="0000046E">
        <w:t xml:space="preserve">In doing so, it also provides </w:t>
      </w:r>
      <w:r w:rsidR="003B0212">
        <w:t xml:space="preserve">an example of </w:t>
      </w:r>
      <w:r w:rsidR="004A5A26">
        <w:t xml:space="preserve">the use of the </w:t>
      </w:r>
      <w:r w:rsidR="003B0212">
        <w:t>TIMES</w:t>
      </w:r>
      <w:r w:rsidR="004A5A26">
        <w:t xml:space="preserve"> platform to service the energy planning needs of a</w:t>
      </w:r>
      <w:r w:rsidR="003B0212">
        <w:t xml:space="preserve"> developing country, </w:t>
      </w:r>
      <w:r w:rsidR="0000046E">
        <w:t>and hopef</w:t>
      </w:r>
      <w:r w:rsidR="004A5A26">
        <w:t>ully contributes towards the further development and use</w:t>
      </w:r>
      <w:r w:rsidR="0000046E">
        <w:t xml:space="preserve"> of energy systems models in developing countries.</w:t>
      </w:r>
    </w:p>
    <w:p w14:paraId="1BC8132C" w14:textId="4D57F40B" w:rsidR="0049775E" w:rsidRDefault="0049775E" w:rsidP="00CD13E3">
      <w:r>
        <w:t>The paper proceeds as follows</w:t>
      </w:r>
      <w:r w:rsidR="00DC3FA9">
        <w:t>,</w:t>
      </w:r>
      <w:r w:rsidR="00C152B4">
        <w:t xml:space="preserve"> s</w:t>
      </w:r>
      <w:r w:rsidR="004569CC">
        <w:t xml:space="preserve">ection </w:t>
      </w:r>
      <w:r w:rsidR="001F6575">
        <w:t>two</w:t>
      </w:r>
      <w:r w:rsidR="004569CC">
        <w:t xml:space="preserve"> provides an overview of the salient features of </w:t>
      </w:r>
      <w:r w:rsidR="008A434C">
        <w:t>the South African energy system</w:t>
      </w:r>
      <w:r w:rsidR="004569CC">
        <w:t xml:space="preserve">. </w:t>
      </w:r>
      <w:r w:rsidR="003B28DD">
        <w:t xml:space="preserve">This is followed by an overview of </w:t>
      </w:r>
      <w:r w:rsidR="00C152B4">
        <w:t xml:space="preserve">TIMES and </w:t>
      </w:r>
      <w:r w:rsidR="003B28DD">
        <w:t xml:space="preserve">the structure of SATIM </w:t>
      </w:r>
      <w:r w:rsidR="00C152B4">
        <w:t xml:space="preserve">in section </w:t>
      </w:r>
      <w:r w:rsidR="001F6575">
        <w:t>three</w:t>
      </w:r>
      <w:r w:rsidR="003B28DD">
        <w:t xml:space="preserve">. </w:t>
      </w:r>
      <w:r w:rsidR="00C152B4">
        <w:t xml:space="preserve">Section </w:t>
      </w:r>
      <w:r w:rsidR="001F6575">
        <w:t>four</w:t>
      </w:r>
      <w:r w:rsidR="003B28DD">
        <w:t xml:space="preserve"> </w:t>
      </w:r>
      <w:r w:rsidR="00C152B4">
        <w:t xml:space="preserve">provides an </w:t>
      </w:r>
      <w:r w:rsidR="003B28DD">
        <w:t xml:space="preserve">overview of the sectors </w:t>
      </w:r>
      <w:r w:rsidR="008A434C">
        <w:t>in terms of the model structure and derivation of energy service demands</w:t>
      </w:r>
      <w:r w:rsidR="003B28DD">
        <w:t xml:space="preserve">. </w:t>
      </w:r>
      <w:r w:rsidR="00C152B4">
        <w:t xml:space="preserve">Section </w:t>
      </w:r>
      <w:r w:rsidR="001F6575">
        <w:t>five</w:t>
      </w:r>
      <w:r w:rsidR="00C152B4">
        <w:t xml:space="preserve"> presents a discussion of model applications and the strengths and limitations/weaknesses of SATIM. </w:t>
      </w:r>
    </w:p>
    <w:p w14:paraId="7F8A42F8" w14:textId="3E895871" w:rsidR="002F2561" w:rsidRDefault="002F2561" w:rsidP="00CD13E3">
      <w:pPr>
        <w:pStyle w:val="Heading1"/>
        <w:spacing w:before="0"/>
      </w:pPr>
      <w:bookmarkStart w:id="1" w:name="_Toc417982775"/>
      <w:r>
        <w:t xml:space="preserve">Overview of South Africa energy system </w:t>
      </w:r>
      <w:bookmarkEnd w:id="1"/>
    </w:p>
    <w:p w14:paraId="73D9CAAD" w14:textId="6DE9DFE4" w:rsidR="00DF44E5" w:rsidRDefault="00C152B4" w:rsidP="00DF44E5">
      <w:r>
        <w:fldChar w:fldCharType="begin"/>
      </w:r>
      <w:r>
        <w:instrText xml:space="preserve"> REF _Ref416190978 \h </w:instrText>
      </w:r>
      <w:r>
        <w:fldChar w:fldCharType="separate"/>
      </w:r>
      <w:r>
        <w:t xml:space="preserve">Figure </w:t>
      </w:r>
      <w:r>
        <w:rPr>
          <w:noProof/>
        </w:rPr>
        <w:t>1</w:t>
      </w:r>
      <w:r>
        <w:fldChar w:fldCharType="end"/>
      </w:r>
      <w:r>
        <w:t xml:space="preserve"> provides a SANKEY diagram of </w:t>
      </w:r>
      <w:r w:rsidR="00FD038C">
        <w:t xml:space="preserve">the </w:t>
      </w:r>
      <w:r>
        <w:t xml:space="preserve">energy system in South Africa. </w:t>
      </w:r>
      <w:r w:rsidR="00E1191D">
        <w:t xml:space="preserve">South Africa consumes around </w:t>
      </w:r>
      <w:r w:rsidR="002B691D" w:rsidRPr="004D3AD0">
        <w:t>93</w:t>
      </w:r>
      <w:r w:rsidR="00403601" w:rsidRPr="004D3AD0">
        <w:t xml:space="preserve"> </w:t>
      </w:r>
      <w:r w:rsidR="00E1191D" w:rsidRPr="004D3AD0">
        <w:t>EJ of</w:t>
      </w:r>
      <w:r w:rsidR="00C11D9E">
        <w:t xml:space="preserve"> primary </w:t>
      </w:r>
      <w:r w:rsidR="002B691D">
        <w:t xml:space="preserve">energy </w:t>
      </w:r>
      <w:r w:rsidR="002B691D">
        <w:fldChar w:fldCharType="begin" w:fldLock="1"/>
      </w:r>
      <w:r w:rsidR="0076514B">
        <w:instrText>ADDIN CSL_CITATION {"citationItems":[{"id":"ITEM-1","itemData":{"author":[{"dropping-particle":"","family":"National Planning Commission (NPC)","given":"","non-dropping-particle":"","parse-names":false,"suffix":""}],"id":"ITEM-1","issued":{"date-parts":[["2018"]]},"title":"NPC Economy Series: Energy","type":"report"},"uris":["http://www.mendeley.com/documents/?uuid=c28f3c9f-42fb-483e-b90d-3c1254a495be"]}],"mendeley":{"formattedCitation":"(National Planning Commission (NPC), 2018)","plainTextFormattedCitation":"(National Planning Commission (NPC), 2018)","previouslyFormattedCitation":"(National Planning Commission (NPC), 2018)"},"properties":{"noteIndex":0},"schema":"https://github.com/citation-style-language/schema/raw/master/csl-citation.json"}</w:instrText>
      </w:r>
      <w:r w:rsidR="002B691D">
        <w:fldChar w:fldCharType="separate"/>
      </w:r>
      <w:r w:rsidR="002B691D" w:rsidRPr="002B691D">
        <w:rPr>
          <w:noProof/>
        </w:rPr>
        <w:t>(National Planning Commission (NPC), 2018)</w:t>
      </w:r>
      <w:r w:rsidR="002B691D">
        <w:fldChar w:fldCharType="end"/>
      </w:r>
      <w:r w:rsidR="00E1191D">
        <w:t xml:space="preserve">. Most of the energy </w:t>
      </w:r>
      <w:r w:rsidR="003C30C6">
        <w:t xml:space="preserve">comes from </w:t>
      </w:r>
      <w:r w:rsidR="00C11D9E">
        <w:t>coal, supplied domestically.</w:t>
      </w:r>
      <w:r w:rsidR="00403601">
        <w:t xml:space="preserve"> Coal</w:t>
      </w:r>
      <w:r w:rsidR="000076E6">
        <w:t>, which</w:t>
      </w:r>
      <w:r w:rsidR="00403601">
        <w:t xml:space="preserve"> </w:t>
      </w:r>
      <w:r w:rsidR="000076E6">
        <w:t xml:space="preserve">accounts for </w:t>
      </w:r>
      <w:r w:rsidR="004D3AD0">
        <w:t>over 85% of domestic primary energy production</w:t>
      </w:r>
      <w:r w:rsidR="000076E6">
        <w:t xml:space="preserve"> </w:t>
      </w:r>
      <w:r w:rsidR="00403601">
        <w:t>is used primarily in electricity generation (</w:t>
      </w:r>
      <w:r w:rsidR="00905DBE">
        <w:t>70%) and in liquid fu</w:t>
      </w:r>
      <w:r w:rsidR="003C30C6">
        <w:t xml:space="preserve">els production (21%) </w:t>
      </w:r>
      <w:r w:rsidR="0076514B">
        <w:fldChar w:fldCharType="begin" w:fldLock="1"/>
      </w:r>
      <w:r w:rsidR="001A3BBE">
        <w:instrText>ADDIN CSL_CITATION {"citationItems":[{"id":"ITEM-1","itemData":{"author":[{"dropping-particle":"","family":"National Planning Commission (NPC)","given":"","non-dropping-particle":"","parse-names":false,"suffix":""}],"id":"ITEM-1","issued":{"date-parts":[["2018"]]},"title":"NPC Economy Series: Energy","type":"report"},"uris":["http://www.mendeley.com/documents/?uuid=c28f3c9f-42fb-483e-b90d-3c1254a495be"]}],"mendeley":{"formattedCitation":"(National Planning Commission (NPC), 2018)","plainTextFormattedCitation":"(National Planning Commission (NPC), 2018)","previouslyFormattedCitation":"(National Planning Commission (NPC), 2018)"},"properties":{"noteIndex":0},"schema":"https://github.com/citation-style-language/schema/raw/master/csl-citation.json"}</w:instrText>
      </w:r>
      <w:r w:rsidR="0076514B">
        <w:fldChar w:fldCharType="separate"/>
      </w:r>
      <w:r w:rsidR="0076514B" w:rsidRPr="0076514B">
        <w:rPr>
          <w:noProof/>
        </w:rPr>
        <w:t>(National Planning Commission (NPC), 2018)</w:t>
      </w:r>
      <w:r w:rsidR="0076514B">
        <w:fldChar w:fldCharType="end"/>
      </w:r>
      <w:r w:rsidR="00905DBE">
        <w:t>.</w:t>
      </w:r>
      <w:r w:rsidR="00C11D9E">
        <w:t xml:space="preserve"> </w:t>
      </w:r>
      <w:r w:rsidR="00403601">
        <w:t>Imports are primarily oil and petroleum products</w:t>
      </w:r>
      <w:r w:rsidR="00F362DE">
        <w:t>, a</w:t>
      </w:r>
      <w:r w:rsidR="00905DBE">
        <w:t>lthough the bulk of petroleum products are manufactured locally</w:t>
      </w:r>
      <w:r w:rsidR="00962DAF">
        <w:t xml:space="preserve"> from imported crude oil</w:t>
      </w:r>
      <w:r w:rsidR="00403601">
        <w:t xml:space="preserve">. </w:t>
      </w:r>
      <w:r w:rsidR="00DF44E5">
        <w:t xml:space="preserve">Exports of energy are predominantly coal, around </w:t>
      </w:r>
      <w:r w:rsidR="00DF44E5" w:rsidRPr="00A4660B">
        <w:t>75 Mt/year</w:t>
      </w:r>
      <w:r w:rsidR="00DF44E5">
        <w:t xml:space="preserve">. </w:t>
      </w:r>
    </w:p>
    <w:p w14:paraId="69491BB5" w14:textId="65CC1372" w:rsidR="00713C67" w:rsidRPr="001F7792" w:rsidRDefault="00713C67" w:rsidP="00CD13E3">
      <w:pPr>
        <w:rPr>
          <w:rFonts w:eastAsia="Times New Roman" w:cs="Times New Roman"/>
        </w:rPr>
      </w:pPr>
      <w:r w:rsidRPr="00A4660B">
        <w:rPr>
          <w:rFonts w:eastAsia="Times New Roman" w:cs="Times New Roman"/>
        </w:rPr>
        <w:t xml:space="preserve">In 2016, coal accounted for 74% of total </w:t>
      </w:r>
      <w:r>
        <w:rPr>
          <w:rFonts w:eastAsia="Times New Roman" w:cs="Times New Roman"/>
        </w:rPr>
        <w:t xml:space="preserve">electricity </w:t>
      </w:r>
      <w:r w:rsidRPr="00A4660B">
        <w:rPr>
          <w:rFonts w:eastAsia="Times New Roman" w:cs="Times New Roman"/>
          <w:lang w:val="en-US"/>
        </w:rPr>
        <w:t xml:space="preserve">generation </w:t>
      </w:r>
      <w:r w:rsidRPr="00A4660B">
        <w:rPr>
          <w:rFonts w:eastAsia="Times New Roman" w:cs="Times New Roman"/>
        </w:rPr>
        <w:t>capacity with the balance comprising of hydro and pumped storage, peaking plants such as Open Cycle Gas Turbines (OCGTs), nuclear and renewables</w:t>
      </w:r>
      <w:r w:rsidR="00653553">
        <w:rPr>
          <w:rFonts w:eastAsia="Times New Roman" w:cs="Times New Roman"/>
        </w:rPr>
        <w:t>.</w:t>
      </w:r>
      <w:r w:rsidRPr="00A4660B">
        <w:rPr>
          <w:rFonts w:eastAsia="Times New Roman" w:cs="Times New Roman"/>
        </w:rPr>
        <w:t xml:space="preserve"> </w:t>
      </w:r>
      <w:r w:rsidR="00653553">
        <w:rPr>
          <w:rFonts w:eastAsia="Times New Roman" w:cs="Times New Roman"/>
        </w:rPr>
        <w:t>T</w:t>
      </w:r>
      <w:r w:rsidR="00653553" w:rsidRPr="00A4660B">
        <w:rPr>
          <w:rFonts w:eastAsia="Times New Roman" w:cs="Times New Roman"/>
        </w:rPr>
        <w:t xml:space="preserve">otal </w:t>
      </w:r>
      <w:r w:rsidRPr="00A4660B">
        <w:rPr>
          <w:rFonts w:eastAsia="Times New Roman" w:cs="Times New Roman"/>
        </w:rPr>
        <w:t>capacity in 2016</w:t>
      </w:r>
      <w:r w:rsidR="00653553" w:rsidRPr="00653553">
        <w:rPr>
          <w:rFonts w:eastAsia="Times New Roman" w:cs="Times New Roman"/>
        </w:rPr>
        <w:t xml:space="preserve"> </w:t>
      </w:r>
      <w:r w:rsidR="00653553">
        <w:rPr>
          <w:rFonts w:eastAsia="Times New Roman" w:cs="Times New Roman"/>
        </w:rPr>
        <w:t>was</w:t>
      </w:r>
      <w:r w:rsidR="00653553" w:rsidRPr="00A4660B">
        <w:rPr>
          <w:rFonts w:eastAsia="Times New Roman" w:cs="Times New Roman"/>
        </w:rPr>
        <w:t xml:space="preserve"> 49.8GW</w:t>
      </w:r>
      <w:r w:rsidRPr="00A4660B">
        <w:rPr>
          <w:rFonts w:eastAsia="Times New Roman" w:cs="Times New Roman"/>
        </w:rPr>
        <w:t xml:space="preserve"> (Wright et al. 2017)</w:t>
      </w:r>
      <w:r w:rsidR="001F7792">
        <w:rPr>
          <w:rFonts w:eastAsia="Times New Roman" w:cs="Times New Roman"/>
        </w:rPr>
        <w:t xml:space="preserve">. </w:t>
      </w:r>
      <w:r w:rsidR="001F7792" w:rsidRPr="00350CFE">
        <w:t xml:space="preserve">Around 92% of electricity generation is from coal (DOE, 2016). </w:t>
      </w:r>
      <w:r w:rsidR="001F7792" w:rsidRPr="00A4660B">
        <w:rPr>
          <w:rFonts w:eastAsia="Times New Roman" w:cs="Times New Roman"/>
        </w:rPr>
        <w:t xml:space="preserve">The aging coal fleet means that </w:t>
      </w:r>
      <w:r w:rsidR="001F7792">
        <w:rPr>
          <w:rFonts w:eastAsia="Times New Roman" w:cs="Times New Roman"/>
        </w:rPr>
        <w:t>expansion of generation capacity is needed</w:t>
      </w:r>
      <w:r w:rsidR="001F7792" w:rsidRPr="00A4660B">
        <w:rPr>
          <w:rFonts w:eastAsia="Times New Roman" w:cs="Times New Roman"/>
        </w:rPr>
        <w:t xml:space="preserve"> </w:t>
      </w:r>
      <w:r w:rsidR="001F7792">
        <w:rPr>
          <w:rFonts w:eastAsia="Times New Roman" w:cs="Times New Roman"/>
        </w:rPr>
        <w:t xml:space="preserve">to </w:t>
      </w:r>
      <w:r w:rsidR="001F7792" w:rsidRPr="00A4660B">
        <w:rPr>
          <w:rFonts w:eastAsia="Times New Roman" w:cs="Times New Roman"/>
        </w:rPr>
        <w:t>replace</w:t>
      </w:r>
      <w:r w:rsidR="001F7792" w:rsidRPr="00A4660B">
        <w:rPr>
          <w:rFonts w:eastAsia="Times New Roman" w:cs="Times New Roman"/>
          <w:lang w:val="en-US"/>
        </w:rPr>
        <w:t xml:space="preserve"> both</w:t>
      </w:r>
      <w:r w:rsidR="001F7792" w:rsidRPr="00A4660B">
        <w:rPr>
          <w:rFonts w:eastAsia="Times New Roman" w:cs="Times New Roman"/>
        </w:rPr>
        <w:t xml:space="preserve"> retiring capacity</w:t>
      </w:r>
      <w:r w:rsidR="001F7792">
        <w:rPr>
          <w:rFonts w:eastAsia="Times New Roman" w:cs="Times New Roman"/>
          <w:lang w:val="en-US"/>
        </w:rPr>
        <w:t xml:space="preserve"> as well as to</w:t>
      </w:r>
      <w:r w:rsidR="001F7792" w:rsidRPr="00A4660B">
        <w:rPr>
          <w:rFonts w:eastAsia="Times New Roman" w:cs="Times New Roman"/>
          <w:lang w:val="en-US"/>
        </w:rPr>
        <w:t xml:space="preserve"> meet </w:t>
      </w:r>
      <w:r w:rsidR="001F7792">
        <w:rPr>
          <w:rFonts w:eastAsia="Times New Roman" w:cs="Times New Roman"/>
          <w:lang w:val="en-US"/>
        </w:rPr>
        <w:t>anticipated</w:t>
      </w:r>
      <w:r w:rsidR="001F7792" w:rsidRPr="00A4660B">
        <w:rPr>
          <w:rFonts w:eastAsia="Times New Roman" w:cs="Times New Roman"/>
          <w:lang w:val="en-US"/>
        </w:rPr>
        <w:t xml:space="preserve"> demand growth</w:t>
      </w:r>
      <w:r w:rsidR="001F7792" w:rsidRPr="00A4660B">
        <w:rPr>
          <w:rFonts w:eastAsia="Times New Roman" w:cs="Times New Roman"/>
        </w:rPr>
        <w:t>.</w:t>
      </w:r>
      <w:r w:rsidR="001F7792" w:rsidRPr="00A4660B">
        <w:rPr>
          <w:rFonts w:eastAsia="Times New Roman" w:cs="Times New Roman"/>
          <w:lang w:val="en-US"/>
        </w:rPr>
        <w:t xml:space="preserve"> </w:t>
      </w:r>
      <w:r w:rsidR="001F7792">
        <w:rPr>
          <w:rFonts w:eastAsia="Times New Roman" w:cs="Times New Roman"/>
        </w:rPr>
        <w:t>The</w:t>
      </w:r>
      <w:r w:rsidR="001F7792" w:rsidRPr="00A4660B">
        <w:rPr>
          <w:rFonts w:eastAsia="Times New Roman" w:cs="Times New Roman"/>
        </w:rPr>
        <w:t xml:space="preserve"> new-build</w:t>
      </w:r>
      <w:r w:rsidR="001F7792" w:rsidRPr="00A4660B">
        <w:rPr>
          <w:rFonts w:eastAsia="Times New Roman" w:cs="Times New Roman"/>
          <w:lang w:val="en-US"/>
        </w:rPr>
        <w:t xml:space="preserve"> </w:t>
      </w:r>
      <w:r w:rsidR="001F7792">
        <w:rPr>
          <w:rFonts w:eastAsia="Times New Roman" w:cs="Times New Roman"/>
          <w:lang w:val="en-US"/>
        </w:rPr>
        <w:t>must also</w:t>
      </w:r>
      <w:r w:rsidR="001F7792" w:rsidRPr="00A4660B">
        <w:rPr>
          <w:rFonts w:eastAsia="Times New Roman" w:cs="Times New Roman"/>
        </w:rPr>
        <w:t xml:space="preserve"> be less carbon intensive </w:t>
      </w:r>
      <w:r w:rsidR="001F7792">
        <w:rPr>
          <w:rFonts w:eastAsia="Times New Roman" w:cs="Times New Roman"/>
        </w:rPr>
        <w:t>to meet</w:t>
      </w:r>
      <w:r w:rsidR="001F7792" w:rsidRPr="00A4660B">
        <w:rPr>
          <w:rFonts w:eastAsia="Times New Roman" w:cs="Times New Roman"/>
        </w:rPr>
        <w:t xml:space="preserve"> South Africa's international climate change commitments </w:t>
      </w:r>
      <w:r w:rsidR="001F7792">
        <w:rPr>
          <w:rFonts w:eastAsia="Times New Roman" w:cs="Times New Roman"/>
        </w:rPr>
        <w:t>as the</w:t>
      </w:r>
      <w:r w:rsidR="001F7792" w:rsidRPr="00A4660B">
        <w:rPr>
          <w:rFonts w:eastAsia="Times New Roman" w:cs="Times New Roman"/>
        </w:rPr>
        <w:t xml:space="preserve"> electricity sector accounts for</w:t>
      </w:r>
      <w:r w:rsidR="001F7792" w:rsidRPr="00A4660B">
        <w:rPr>
          <w:rFonts w:eastAsia="Times New Roman" w:cs="Times New Roman"/>
          <w:lang w:val="en-US"/>
        </w:rPr>
        <w:t xml:space="preserve"> a significant proportion of national emissions</w:t>
      </w:r>
      <w:r w:rsidR="001F7792" w:rsidRPr="00A4660B">
        <w:rPr>
          <w:rFonts w:eastAsia="Times New Roman" w:cs="Times New Roman"/>
        </w:rPr>
        <w:t>.</w:t>
      </w:r>
      <w:r w:rsidR="001F7792" w:rsidRPr="00EB2DAA">
        <w:rPr>
          <w:rFonts w:eastAsia="Times New Roman" w:cs="Times New Roman"/>
        </w:rPr>
        <w:t xml:space="preserve"> </w:t>
      </w:r>
      <w:r>
        <w:t>There is significant potential for a transition towards renewables</w:t>
      </w:r>
      <w:r w:rsidRPr="001371A0">
        <w:t xml:space="preserve">. </w:t>
      </w:r>
      <w:r w:rsidR="001371A0" w:rsidRPr="001371A0">
        <w:rPr>
          <w:lang w:val="en-US"/>
        </w:rPr>
        <w:t>South Africa possesses some of the best solar and wind resources in the world</w:t>
      </w:r>
      <w:r w:rsidR="001371A0" w:rsidRPr="00003C33">
        <w:rPr>
          <w:lang w:val="en-US"/>
        </w:rPr>
        <w:t>, with vast areas of the country being suitable for generating electricity using renewable energy</w:t>
      </w:r>
      <w:r w:rsidR="001371A0" w:rsidRPr="001371A0">
        <w:rPr>
          <w:lang w:val="en-US"/>
        </w:rPr>
        <w:t xml:space="preserve"> (Hagemann, 2008; Fluri, 2009; WASA, 2015; CSIR 2016).</w:t>
      </w:r>
      <w:r w:rsidR="001371A0" w:rsidRPr="00A4660B">
        <w:rPr>
          <w:lang w:val="en-US"/>
        </w:rPr>
        <w:t xml:space="preserve"> </w:t>
      </w:r>
    </w:p>
    <w:p w14:paraId="243DAE0F" w14:textId="255DF36D" w:rsidR="00375F25" w:rsidRDefault="00E1191D" w:rsidP="00D96833">
      <w:r>
        <w:t>On the demand</w:t>
      </w:r>
      <w:r w:rsidR="00155285">
        <w:t xml:space="preserve"> side, transport is the highest </w:t>
      </w:r>
      <w:r w:rsidR="003C30C6">
        <w:t xml:space="preserve">energy </w:t>
      </w:r>
      <w:r w:rsidR="00155285">
        <w:t>consumer</w:t>
      </w:r>
      <w:r w:rsidR="00742069">
        <w:t>.</w:t>
      </w:r>
      <w:r w:rsidR="00155285">
        <w:t xml:space="preserve"> </w:t>
      </w:r>
      <w:r w:rsidR="00742069">
        <w:t>L</w:t>
      </w:r>
      <w:r w:rsidR="00155285">
        <w:t xml:space="preserve">iquid fuels </w:t>
      </w:r>
      <w:r w:rsidR="003C30C6">
        <w:t xml:space="preserve">used for transport are around 40% of </w:t>
      </w:r>
      <w:r w:rsidR="00653553">
        <w:t>Total Fuel Consumption (</w:t>
      </w:r>
      <w:r w:rsidR="003C30C6">
        <w:t>TFC</w:t>
      </w:r>
      <w:r w:rsidR="00653553">
        <w:t>)</w:t>
      </w:r>
      <w:r w:rsidR="003C30C6">
        <w:t>. P</w:t>
      </w:r>
      <w:r w:rsidR="003C30C6" w:rsidRPr="00A4660B">
        <w:t>etrol and diesel consumption for road vehicles are the primary fuels</w:t>
      </w:r>
      <w:r w:rsidR="00653553">
        <w:t xml:space="preserve"> used</w:t>
      </w:r>
      <w:r w:rsidR="003C30C6" w:rsidRPr="00A4660B">
        <w:t xml:space="preserve"> in the Transport sector accounting for approximately 80% of the sector’s total energy consumption (ERC, 2017)</w:t>
      </w:r>
      <w:r w:rsidR="003C30C6">
        <w:t>.</w:t>
      </w:r>
      <w:r w:rsidR="003C30C6" w:rsidRPr="00903CE8">
        <w:t xml:space="preserve"> </w:t>
      </w:r>
      <w:r w:rsidR="003C30C6">
        <w:t>I</w:t>
      </w:r>
      <w:r w:rsidR="00155285">
        <w:t xml:space="preserve">ndustry </w:t>
      </w:r>
      <w:r w:rsidR="003C30C6">
        <w:t xml:space="preserve">has the second highest energy demand </w:t>
      </w:r>
      <w:r w:rsidR="00155285">
        <w:t xml:space="preserve">at </w:t>
      </w:r>
      <w:r w:rsidR="00155285" w:rsidRPr="00D15B9A">
        <w:t xml:space="preserve">around </w:t>
      </w:r>
      <w:r w:rsidR="00D15B9A" w:rsidRPr="00D15B9A">
        <w:t>44</w:t>
      </w:r>
      <w:r w:rsidR="00155285" w:rsidRPr="00D15B9A">
        <w:t>%</w:t>
      </w:r>
      <w:r w:rsidR="003C30C6" w:rsidRPr="00D15B9A">
        <w:t xml:space="preserve"> of</w:t>
      </w:r>
      <w:r w:rsidR="003C30C6">
        <w:t xml:space="preserve"> TFC, using around 8% of coal </w:t>
      </w:r>
      <w:r w:rsidR="003C30C6" w:rsidRPr="00276D04">
        <w:t xml:space="preserve">and </w:t>
      </w:r>
      <w:r w:rsidR="00276D04" w:rsidRPr="00276D04">
        <w:t>62</w:t>
      </w:r>
      <w:r w:rsidR="003C30C6" w:rsidRPr="00276D04">
        <w:t xml:space="preserve"> </w:t>
      </w:r>
      <w:r w:rsidR="00FD038C" w:rsidRPr="00276D04">
        <w:t>%</w:t>
      </w:r>
      <w:r w:rsidR="003C30C6">
        <w:t xml:space="preserve"> of electricity. The residential sector, and commercial sector use around </w:t>
      </w:r>
      <w:r w:rsidR="00D15B9A">
        <w:t xml:space="preserve">15% </w:t>
      </w:r>
      <w:r w:rsidR="003C30C6">
        <w:t>of TFC</w:t>
      </w:r>
      <w:r w:rsidR="00905DBE">
        <w:t xml:space="preserve">. </w:t>
      </w:r>
      <w:r w:rsidR="003C30C6">
        <w:t>Commercial sector energy consumption is mainly electricity</w:t>
      </w:r>
      <w:r w:rsidR="00335070">
        <w:t>,</w:t>
      </w:r>
      <w:r w:rsidR="00335070" w:rsidRPr="00335070">
        <w:t xml:space="preserve"> </w:t>
      </w:r>
      <w:r w:rsidR="00335070" w:rsidRPr="00A4660B">
        <w:t>which comprises almost 90% of total energy use.</w:t>
      </w:r>
      <w:r w:rsidR="003C30C6">
        <w:t xml:space="preserve"> </w:t>
      </w:r>
      <w:r w:rsidR="00350CFE">
        <w:t>In the commercial sector, c</w:t>
      </w:r>
      <w:r w:rsidR="00335070" w:rsidRPr="00A4660B">
        <w:t>oal is the second largest source of energy, followed by LPG and paraffin. Very small amounts of diesel, natural gas and HFO are used (&lt;1 PJ).</w:t>
      </w:r>
      <w:r w:rsidR="00335070">
        <w:t xml:space="preserve"> </w:t>
      </w:r>
      <w:r w:rsidR="00742069">
        <w:t>Household</w:t>
      </w:r>
      <w:r w:rsidR="00155285">
        <w:t xml:space="preserve"> fuel use is diverse and includes </w:t>
      </w:r>
      <w:r w:rsidR="003C30C6">
        <w:t xml:space="preserve">the use </w:t>
      </w:r>
      <w:r w:rsidR="00653553">
        <w:t xml:space="preserve">of </w:t>
      </w:r>
      <w:r w:rsidR="00E85999">
        <w:t>both coal and woodfuel</w:t>
      </w:r>
      <w:r w:rsidR="00A07FDF">
        <w:t>,</w:t>
      </w:r>
      <w:r w:rsidR="00E85999">
        <w:t xml:space="preserve"> primarily in low income rural </w:t>
      </w:r>
      <w:r w:rsidR="00A07FDF">
        <w:t xml:space="preserve">or peri-urban </w:t>
      </w:r>
      <w:r w:rsidR="00E85999">
        <w:t>households</w:t>
      </w:r>
      <w:r w:rsidR="003C30C6">
        <w:t xml:space="preserve">. </w:t>
      </w:r>
      <w:bookmarkStart w:id="2" w:name="_Ref416190978"/>
    </w:p>
    <w:p w14:paraId="7811B665" w14:textId="5C888532" w:rsidR="00375F25" w:rsidRDefault="00375F25" w:rsidP="00375F25">
      <w:pPr>
        <w:pStyle w:val="Caption"/>
        <w:spacing w:before="0" w:line="240" w:lineRule="auto"/>
        <w:ind w:firstLine="0"/>
      </w:pPr>
      <w:r>
        <w:rPr>
          <w:rFonts w:ascii="Helvetica" w:hAnsi="Helvetica" w:cs="Helvetica"/>
          <w:noProof/>
          <w:lang w:val="en-US"/>
        </w:rPr>
        <w:drawing>
          <wp:inline distT="0" distB="0" distL="0" distR="0" wp14:anchorId="43F5EBBB" wp14:editId="6C8BBD27">
            <wp:extent cx="5270500" cy="2148909"/>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148909"/>
                    </a:xfrm>
                    <a:prstGeom prst="rect">
                      <a:avLst/>
                    </a:prstGeom>
                    <a:noFill/>
                    <a:ln>
                      <a:noFill/>
                    </a:ln>
                  </pic:spPr>
                </pic:pic>
              </a:graphicData>
            </a:graphic>
          </wp:inline>
        </w:drawing>
      </w:r>
    </w:p>
    <w:p w14:paraId="666480CA" w14:textId="4BD3C146" w:rsidR="00E141E6" w:rsidRPr="00E141E6" w:rsidRDefault="00E141E6" w:rsidP="00CD13E3">
      <w:pPr>
        <w:pStyle w:val="Caption"/>
        <w:spacing w:before="0" w:line="240" w:lineRule="auto"/>
      </w:pPr>
      <w:r>
        <w:t xml:space="preserve">Figure </w:t>
      </w:r>
      <w:r>
        <w:fldChar w:fldCharType="begin"/>
      </w:r>
      <w:r>
        <w:instrText xml:space="preserve"> SEQ Figure \* ARABIC </w:instrText>
      </w:r>
      <w:r>
        <w:fldChar w:fldCharType="separate"/>
      </w:r>
      <w:r w:rsidR="006E3FA2">
        <w:rPr>
          <w:noProof/>
        </w:rPr>
        <w:t>1</w:t>
      </w:r>
      <w:r>
        <w:fldChar w:fldCharType="end"/>
      </w:r>
      <w:bookmarkEnd w:id="2"/>
      <w:r>
        <w:t xml:space="preserve"> </w:t>
      </w:r>
      <w:r w:rsidR="00755389">
        <w:t>The South African Energy System in</w:t>
      </w:r>
      <w:r>
        <w:t xml:space="preserve"> 20</w:t>
      </w:r>
      <w:r w:rsidR="00DF44E5">
        <w:t>15</w:t>
      </w:r>
    </w:p>
    <w:p w14:paraId="5C033F5F" w14:textId="1B0513AF" w:rsidR="002F2561" w:rsidRPr="002F2561" w:rsidRDefault="00B03ECC" w:rsidP="00CD13E3">
      <w:pPr>
        <w:pStyle w:val="Heading1"/>
        <w:spacing w:before="0"/>
      </w:pPr>
      <w:bookmarkStart w:id="3" w:name="_Toc417982776"/>
      <w:r>
        <w:t>The South African TIMES model</w:t>
      </w:r>
      <w:bookmarkEnd w:id="3"/>
    </w:p>
    <w:p w14:paraId="07F746CF" w14:textId="395C2910" w:rsidR="00F12535" w:rsidRDefault="00F12535" w:rsidP="00CD13E3">
      <w:pPr>
        <w:pStyle w:val="Heading2"/>
        <w:spacing w:before="0"/>
      </w:pPr>
      <w:bookmarkStart w:id="4" w:name="_Toc417982777"/>
      <w:r>
        <w:t>TIMES</w:t>
      </w:r>
      <w:bookmarkEnd w:id="4"/>
      <w:r>
        <w:t xml:space="preserve"> </w:t>
      </w:r>
    </w:p>
    <w:p w14:paraId="2ECA32CC" w14:textId="5351552B" w:rsidR="00676FF2" w:rsidRDefault="00D127B4" w:rsidP="00CD13E3">
      <w:r>
        <w:t xml:space="preserve">The Integrated MARKAL-EFOM system (TIMES) was developed by the Energy Technology Systems Analysis programme (ETSAP) </w:t>
      </w:r>
      <w:r w:rsidR="00350CFE">
        <w:t xml:space="preserve">a technology collaboration programme </w:t>
      </w:r>
      <w:r>
        <w:t>of the International Energy Agency</w:t>
      </w:r>
      <w:r w:rsidR="00D245BE">
        <w:t xml:space="preserve"> (IEA)</w:t>
      </w:r>
      <w:r w:rsidR="007D42FB">
        <w:t xml:space="preserve">. TIMES </w:t>
      </w:r>
      <w:r>
        <w:t xml:space="preserve">is a </w:t>
      </w:r>
      <w:r w:rsidR="00AB09B8">
        <w:t xml:space="preserve">partial equilibrium, techno-economic, optimisation model generator. The objective </w:t>
      </w:r>
      <w:r w:rsidR="00D245BE">
        <w:t>in TIMES is to maximise</w:t>
      </w:r>
      <w:r w:rsidR="00AB09B8">
        <w:t xml:space="preserve"> welfare by minimising total discounted system cost. In TIMES,</w:t>
      </w:r>
      <w:r>
        <w:t xml:space="preserve"> the user </w:t>
      </w:r>
      <w:r w:rsidR="00AB09B8">
        <w:t xml:space="preserve">has </w:t>
      </w:r>
      <w:r>
        <w:t>the flexibility to structure the energy system component</w:t>
      </w:r>
      <w:r w:rsidR="00AB09B8">
        <w:t>s</w:t>
      </w:r>
      <w:r w:rsidR="00D245BE">
        <w:t>,</w:t>
      </w:r>
      <w:r w:rsidR="00AB09B8">
        <w:t xml:space="preserve"> which include </w:t>
      </w:r>
      <w:r w:rsidR="00FF5BD9">
        <w:t>technologies</w:t>
      </w:r>
      <w:r w:rsidR="00A7666F">
        <w:t>, commodities, resources, trade and</w:t>
      </w:r>
      <w:r w:rsidR="00FF5BD9">
        <w:t xml:space="preserve"> emissions</w:t>
      </w:r>
      <w:r w:rsidR="008A7DA2">
        <w:t>,</w:t>
      </w:r>
      <w:r w:rsidR="00FF5BD9">
        <w:t xml:space="preserve"> </w:t>
      </w:r>
      <w:r>
        <w:t xml:space="preserve">to suit the </w:t>
      </w:r>
      <w:r w:rsidR="00AB09B8">
        <w:t xml:space="preserve">energy </w:t>
      </w:r>
      <w:r>
        <w:t xml:space="preserve">system under </w:t>
      </w:r>
      <w:r w:rsidR="00F6787B">
        <w:t>analysis</w:t>
      </w:r>
      <w:r>
        <w:t xml:space="preserve">. </w:t>
      </w:r>
      <w:r w:rsidR="00D245BE">
        <w:t xml:space="preserve">TIMES allows the user to choose a representative number of time periods in the year to </w:t>
      </w:r>
      <w:r w:rsidR="00E35A23">
        <w:t>characterise</w:t>
      </w:r>
      <w:r w:rsidR="00A7666F">
        <w:t xml:space="preserve"> and account for the</w:t>
      </w:r>
      <w:r w:rsidR="00D245BE">
        <w:t xml:space="preserve"> temporal nature of demand</w:t>
      </w:r>
      <w:r w:rsidR="00A7666F">
        <w:t>. TIMES also allows the spatial representation of demand, supply and trade between regions.</w:t>
      </w:r>
      <w:r w:rsidR="00F62609">
        <w:t xml:space="preserve"> </w:t>
      </w:r>
      <w:r w:rsidR="00A7666F">
        <w:t>Constraints can be applied to</w:t>
      </w:r>
      <w:r w:rsidR="00D245BE">
        <w:t xml:space="preserve"> force the system to behave in certain ways, allowing a deviation from true least cost sol</w:t>
      </w:r>
      <w:r w:rsidR="00F62609">
        <w:t>utions.</w:t>
      </w:r>
    </w:p>
    <w:p w14:paraId="52E75A3C" w14:textId="045CBF3E" w:rsidR="00327E09" w:rsidRPr="008A7DA2" w:rsidRDefault="005408C4" w:rsidP="00CD13E3">
      <w:pPr>
        <w:pStyle w:val="Heading2"/>
        <w:numPr>
          <w:ilvl w:val="1"/>
          <w:numId w:val="14"/>
        </w:numPr>
        <w:spacing w:before="0"/>
      </w:pPr>
      <w:bookmarkStart w:id="5" w:name="_Toc417982778"/>
      <w:r w:rsidRPr="008A7DA2">
        <w:t>Overview of sectoral and temporal representation</w:t>
      </w:r>
      <w:r w:rsidR="008A7DA2">
        <w:t xml:space="preserve"> of demand and supply</w:t>
      </w:r>
      <w:r w:rsidRPr="008A7DA2">
        <w:t xml:space="preserve"> in SATIM</w:t>
      </w:r>
      <w:bookmarkEnd w:id="5"/>
    </w:p>
    <w:p w14:paraId="4AB125B5" w14:textId="5FBECF26" w:rsidR="00A7666F" w:rsidRDefault="0029512E" w:rsidP="00CD13E3">
      <w:r>
        <w:t>SATIM</w:t>
      </w:r>
      <w:r w:rsidR="00A7666F">
        <w:t xml:space="preserve"> is a single region, multi-sector, multi time period, bottom up (end use) </w:t>
      </w:r>
      <w:r w:rsidR="00003C33">
        <w:t xml:space="preserve">TIMES model. </w:t>
      </w:r>
      <w:r w:rsidR="00A7666F">
        <w:t xml:space="preserve">It captures the full economy and it’s energy </w:t>
      </w:r>
      <w:r w:rsidR="00692FA0">
        <w:t xml:space="preserve">related </w:t>
      </w:r>
      <w:r w:rsidR="00A7666F">
        <w:t>emissions (</w:t>
      </w:r>
      <w:r w:rsidR="00A7666F" w:rsidRPr="00692FA0">
        <w:t>NOX, SOX, CO</w:t>
      </w:r>
      <w:r w:rsidR="00A7666F" w:rsidRPr="00692FA0">
        <w:rPr>
          <w:vertAlign w:val="subscript"/>
        </w:rPr>
        <w:t>2</w:t>
      </w:r>
      <w:r w:rsidR="00A7666F" w:rsidRPr="00692FA0">
        <w:t>, CH</w:t>
      </w:r>
      <w:r w:rsidR="00A7666F" w:rsidRPr="00692FA0">
        <w:rPr>
          <w:vertAlign w:val="subscript"/>
        </w:rPr>
        <w:t>4</w:t>
      </w:r>
      <w:r w:rsidR="00A7666F" w:rsidRPr="00692FA0">
        <w:t>, N</w:t>
      </w:r>
      <w:r w:rsidR="00A7666F" w:rsidRPr="00692FA0">
        <w:rPr>
          <w:vertAlign w:val="subscript"/>
        </w:rPr>
        <w:t>2</w:t>
      </w:r>
      <w:r w:rsidR="002333FE" w:rsidRPr="00692FA0">
        <w:t xml:space="preserve">O, CH4, </w:t>
      </w:r>
      <w:r w:rsidR="00692FA0" w:rsidRPr="00692FA0">
        <w:t>CO, NMVOC’s, PM10</w:t>
      </w:r>
      <w:r w:rsidR="00A7666F" w:rsidRPr="00692FA0">
        <w:t>)</w:t>
      </w:r>
      <w:r w:rsidR="00A7666F">
        <w:t>, allowing the modelling of carbon taxes and carbon budgets in addition to energy supply, demand, resource utilisation, imports and exports.</w:t>
      </w:r>
    </w:p>
    <w:p w14:paraId="53609B48" w14:textId="37455348" w:rsidR="00D06170" w:rsidRDefault="005408C4" w:rsidP="00CD13E3">
      <w:r>
        <w:t>Within SATIM there are two supply sectors (</w:t>
      </w:r>
      <w:r w:rsidR="0078738F" w:rsidRPr="0078738F">
        <w:t>electricity and liquid fuels</w:t>
      </w:r>
      <w:r>
        <w:t>) and five demand sectors (</w:t>
      </w:r>
      <w:r w:rsidR="0078738F" w:rsidRPr="0078738F">
        <w:t>industry, agriculture, residential, commercial, and transport</w:t>
      </w:r>
      <w:r>
        <w:t xml:space="preserve">). </w:t>
      </w:r>
      <w:r w:rsidR="0078738F">
        <w:t>Each sector is</w:t>
      </w:r>
      <w:r>
        <w:t xml:space="preserve"> further disaggregated into subsectors as appropriate.</w:t>
      </w:r>
      <w:r w:rsidR="0078738F">
        <w:t xml:space="preserve"> </w:t>
      </w:r>
      <w:r w:rsidR="00041F98">
        <w:t>Including</w:t>
      </w:r>
      <w:r w:rsidR="001F21E6">
        <w:t xml:space="preserve"> a </w:t>
      </w:r>
      <w:r w:rsidR="00041F98">
        <w:t xml:space="preserve"> detail</w:t>
      </w:r>
      <w:r w:rsidR="001F21E6">
        <w:t>ed representation</w:t>
      </w:r>
      <w:r w:rsidR="00041F98">
        <w:t xml:space="preserve"> </w:t>
      </w:r>
      <w:r w:rsidR="001F21E6">
        <w:t>of</w:t>
      </w:r>
      <w:r w:rsidR="00041F98">
        <w:t xml:space="preserve"> both the supply and demand sectors in </w:t>
      </w:r>
      <w:r w:rsidR="0078738F" w:rsidRPr="0078738F">
        <w:t>SATIM explicitly captures the impact of structural changes in the economy (i.e. different sectors growing at different rates), process changes, fuel a</w:t>
      </w:r>
      <w:r w:rsidR="007447D6">
        <w:t>nd mode switching, and technology</w:t>
      </w:r>
      <w:r w:rsidR="0078738F" w:rsidRPr="0078738F">
        <w:t xml:space="preserve"> improvements </w:t>
      </w:r>
      <w:r w:rsidR="0008511B">
        <w:t>and</w:t>
      </w:r>
      <w:r w:rsidR="0078738F" w:rsidRPr="0078738F">
        <w:t xml:space="preserve"> efficiency gains.</w:t>
      </w:r>
      <w:r w:rsidR="001F69A2">
        <w:t xml:space="preserve"> </w:t>
      </w:r>
    </w:p>
    <w:p w14:paraId="46202D96" w14:textId="46375F29" w:rsidR="001F69A2" w:rsidRDefault="001F69A2" w:rsidP="00CD13E3">
      <w:r>
        <w:t>Each demand sector within SATIM is governed by a</w:t>
      </w:r>
      <w:r w:rsidRPr="00A4660B">
        <w:t xml:space="preserve"> number of parameters and general assumptions </w:t>
      </w:r>
      <w:r>
        <w:t>relating to</w:t>
      </w:r>
      <w:r w:rsidRPr="00A4660B">
        <w:t xml:space="preserve"> (a) the structure of th</w:t>
      </w:r>
      <w:r>
        <w:t>e sector and its energy service needs</w:t>
      </w:r>
      <w:r w:rsidRPr="00A4660B">
        <w:t xml:space="preserve">; (b) the </w:t>
      </w:r>
      <w:r>
        <w:t xml:space="preserve">base </w:t>
      </w:r>
      <w:r w:rsidRPr="00A4660B">
        <w:t>year demand for energy</w:t>
      </w:r>
      <w:r>
        <w:t xml:space="preserve"> by fuel type</w:t>
      </w:r>
      <w:r w:rsidRPr="00A4660B">
        <w:t xml:space="preserve">; (c) technical and cost parameters of the technologies available to satisfy the demand for energy services </w:t>
      </w:r>
      <w:r>
        <w:t>in the base year</w:t>
      </w:r>
      <w:r w:rsidRPr="00A4660B">
        <w:t xml:space="preserve"> and</w:t>
      </w:r>
      <w:r>
        <w:t xml:space="preserve"> over the model horizon and</w:t>
      </w:r>
      <w:r w:rsidRPr="00A4660B">
        <w:t xml:space="preserve">; (d) </w:t>
      </w:r>
      <w:r w:rsidR="00DF44E5">
        <w:t xml:space="preserve">the </w:t>
      </w:r>
      <w:r w:rsidRPr="00A4660B">
        <w:t>demand for energy services</w:t>
      </w:r>
      <w:r w:rsidR="00DF44E5">
        <w:t xml:space="preserve"> over the planning horizon</w:t>
      </w:r>
      <w:r w:rsidRPr="00A4660B">
        <w:t>.</w:t>
      </w:r>
    </w:p>
    <w:p w14:paraId="60A69133" w14:textId="1D4C4839" w:rsidR="007A4244" w:rsidRDefault="007A4244" w:rsidP="00CD13E3">
      <w:r>
        <w:t>Base year demand and projected demand is exogenously specified in</w:t>
      </w:r>
      <w:r w:rsidRPr="00E47AED">
        <w:t xml:space="preserve"> terms of the d</w:t>
      </w:r>
      <w:r>
        <w:t>emand for useful energy in each sector.</w:t>
      </w:r>
      <w:r w:rsidRPr="00E47AED">
        <w:t xml:space="preserve"> </w:t>
      </w:r>
      <w:r>
        <w:t>This allows</w:t>
      </w:r>
      <w:r w:rsidRPr="00E47AED">
        <w:t xml:space="preserve"> fuel substitution, as well as technology improvements</w:t>
      </w:r>
      <w:r>
        <w:t>,</w:t>
      </w:r>
      <w:r w:rsidRPr="00E47AED">
        <w:t xml:space="preserve"> </w:t>
      </w:r>
      <w:r>
        <w:t>which</w:t>
      </w:r>
      <w:r w:rsidRPr="00E47AED">
        <w:t xml:space="preserve"> influence </w:t>
      </w:r>
      <w:r>
        <w:t xml:space="preserve">the efficiency at which energy services are met, to endogenously determine </w:t>
      </w:r>
      <w:r w:rsidRPr="00E47AED">
        <w:t xml:space="preserve">the </w:t>
      </w:r>
      <w:r>
        <w:t>final</w:t>
      </w:r>
      <w:r w:rsidRPr="00E47AED">
        <w:t xml:space="preserve"> energy demand </w:t>
      </w:r>
      <w:r>
        <w:t>in the sector</w:t>
      </w:r>
      <w:r w:rsidRPr="00E47AED">
        <w:t xml:space="preserve">. </w:t>
      </w:r>
    </w:p>
    <w:p w14:paraId="565B12A8" w14:textId="4D165B46" w:rsidR="0078738F" w:rsidRDefault="0078738F" w:rsidP="00CD13E3">
      <w:r w:rsidRPr="0078738F">
        <w:t xml:space="preserve">The level of detail </w:t>
      </w:r>
      <w:r w:rsidR="0056307C">
        <w:t>in which each</w:t>
      </w:r>
      <w:r w:rsidRPr="0078738F">
        <w:t xml:space="preserve"> sector</w:t>
      </w:r>
      <w:r w:rsidR="003F79E4">
        <w:t xml:space="preserve"> </w:t>
      </w:r>
      <w:r w:rsidR="0056307C">
        <w:t xml:space="preserve">is modelled </w:t>
      </w:r>
      <w:r w:rsidR="003F79E4">
        <w:t>in terms of</w:t>
      </w:r>
      <w:r w:rsidRPr="0078738F">
        <w:t xml:space="preserve"> technology and sector disaggregation </w:t>
      </w:r>
      <w:r w:rsidR="003F79E4">
        <w:t>reflects</w:t>
      </w:r>
      <w:r w:rsidRPr="0078738F">
        <w:t xml:space="preserve"> the relative contribution of the sector to total consumption </w:t>
      </w:r>
      <w:r w:rsidR="003F79E4">
        <w:t>as well as the level of</w:t>
      </w:r>
      <w:r w:rsidRPr="0078738F">
        <w:t xml:space="preserve"> funding </w:t>
      </w:r>
      <w:r w:rsidR="003F79E4">
        <w:t>that has</w:t>
      </w:r>
      <w:r w:rsidRPr="0078738F">
        <w:t xml:space="preserve"> been </w:t>
      </w:r>
      <w:r w:rsidR="003F79E4">
        <w:t xml:space="preserve">available </w:t>
      </w:r>
      <w:r w:rsidRPr="0078738F">
        <w:t xml:space="preserve">for developing that sector in the model. Thus the Transport sector, </w:t>
      </w:r>
      <w:r w:rsidR="002320B2">
        <w:t>which is a lar</w:t>
      </w:r>
      <w:r w:rsidR="00FC0C93">
        <w:t xml:space="preserve">ge energy user </w:t>
      </w:r>
      <w:r w:rsidR="002320B2">
        <w:t xml:space="preserve">and </w:t>
      </w:r>
      <w:r w:rsidRPr="0078738F">
        <w:t>has been a focus</w:t>
      </w:r>
      <w:r w:rsidR="00FC0C93">
        <w:t xml:space="preserve"> of model development</w:t>
      </w:r>
      <w:r w:rsidRPr="0078738F">
        <w:t xml:space="preserve"> for several years, is quite detailed </w:t>
      </w:r>
      <w:r w:rsidR="002320B2">
        <w:t>compared to</w:t>
      </w:r>
      <w:r w:rsidRPr="0078738F">
        <w:t xml:space="preserve"> the Agricultural sector</w:t>
      </w:r>
      <w:r w:rsidR="002320B2">
        <w:t xml:space="preserve">, which accounts for a relatively small percentage of TFC and emissions and </w:t>
      </w:r>
      <w:r w:rsidRPr="0078738F">
        <w:t>is quite simpl</w:t>
      </w:r>
      <w:r w:rsidR="002320B2">
        <w:t>istically represented in SATIM.</w:t>
      </w:r>
      <w:r w:rsidR="001F69A2">
        <w:t xml:space="preserve"> The disaggregation of the supply and demand sectors i</w:t>
      </w:r>
      <w:r w:rsidR="00EA6C64">
        <w:t>s discussed further in Section 4</w:t>
      </w:r>
      <w:r w:rsidR="001F69A2">
        <w:t>.</w:t>
      </w:r>
    </w:p>
    <w:p w14:paraId="1F2F9B5A" w14:textId="7EB0FFB0" w:rsidR="001F69A2" w:rsidRPr="0078738F" w:rsidRDefault="001F69A2" w:rsidP="00CD13E3">
      <w:r w:rsidRPr="001F69A2">
        <w:t xml:space="preserve">Resources include local extraction, imports and exports and </w:t>
      </w:r>
      <w:r w:rsidR="00E40055">
        <w:t>renewable energy (</w:t>
      </w:r>
      <w:r w:rsidRPr="001F69A2">
        <w:t>RE</w:t>
      </w:r>
      <w:r w:rsidR="00E40055">
        <w:t>)</w:t>
      </w:r>
      <w:r w:rsidRPr="001F69A2">
        <w:t xml:space="preserve">. Coal mines supplying ESKOM power stations are represented individually. This allows coal transport and coal costs to each power station to be explicitly included in each scenario. Resource extraction also includes oil and gas from local fields, as well as future potential for coal, oil, and gas extraction. </w:t>
      </w:r>
    </w:p>
    <w:p w14:paraId="384A9AB8" w14:textId="570A566C" w:rsidR="0078738F" w:rsidRDefault="005E635A" w:rsidP="00CD13E3">
      <w:r>
        <w:rPr>
          <w:lang w:val="en-ZA"/>
        </w:rPr>
        <w:fldChar w:fldCharType="begin"/>
      </w:r>
      <w:r>
        <w:rPr>
          <w:lang w:val="en-ZA"/>
        </w:rPr>
        <w:instrText xml:space="preserve"> REF _Ref416203600 \h </w:instrText>
      </w:r>
      <w:r>
        <w:rPr>
          <w:lang w:val="en-ZA"/>
        </w:rPr>
      </w:r>
      <w:r>
        <w:rPr>
          <w:lang w:val="en-ZA"/>
        </w:rPr>
        <w:fldChar w:fldCharType="separate"/>
      </w:r>
      <w:r>
        <w:t xml:space="preserve">Figure </w:t>
      </w:r>
      <w:r>
        <w:rPr>
          <w:noProof/>
        </w:rPr>
        <w:t>2</w:t>
      </w:r>
      <w:r>
        <w:rPr>
          <w:lang w:val="en-ZA"/>
        </w:rPr>
        <w:fldChar w:fldCharType="end"/>
      </w:r>
      <w:r>
        <w:rPr>
          <w:lang w:val="en-ZA"/>
        </w:rPr>
        <w:t xml:space="preserve"> </w:t>
      </w:r>
      <w:r w:rsidRPr="00A4660B">
        <w:rPr>
          <w:lang w:val="en-ZA"/>
        </w:rPr>
        <w:t xml:space="preserve">depicts the SATIM model components while </w:t>
      </w:r>
      <w:r>
        <w:rPr>
          <w:lang w:val="en-ZA"/>
        </w:rPr>
        <w:fldChar w:fldCharType="begin"/>
      </w:r>
      <w:r>
        <w:rPr>
          <w:lang w:val="en-ZA"/>
        </w:rPr>
        <w:instrText xml:space="preserve"> REF _Ref416204871 \h </w:instrText>
      </w:r>
      <w:r>
        <w:rPr>
          <w:lang w:val="en-ZA"/>
        </w:rPr>
      </w:r>
      <w:r>
        <w:rPr>
          <w:lang w:val="en-ZA"/>
        </w:rPr>
        <w:fldChar w:fldCharType="separate"/>
      </w:r>
      <w:r>
        <w:t xml:space="preserve">Table </w:t>
      </w:r>
      <w:r>
        <w:rPr>
          <w:noProof/>
        </w:rPr>
        <w:t>1</w:t>
      </w:r>
      <w:r>
        <w:rPr>
          <w:lang w:val="en-ZA"/>
        </w:rPr>
        <w:fldChar w:fldCharType="end"/>
      </w:r>
      <w:r>
        <w:rPr>
          <w:lang w:val="en-ZA"/>
        </w:rPr>
        <w:t xml:space="preserve"> </w:t>
      </w:r>
      <w:r w:rsidRPr="00A4660B">
        <w:rPr>
          <w:lang w:val="en-ZA"/>
        </w:rPr>
        <w:t>summarises the economic demand sector representation</w:t>
      </w:r>
      <w:r w:rsidR="00FC0C93">
        <w:rPr>
          <w:lang w:val="en-ZA"/>
        </w:rPr>
        <w:t xml:space="preserve"> in terms of the sub-sector and end use disaggregation and sector drivers</w:t>
      </w:r>
      <w:r w:rsidRPr="00A4660B">
        <w:rPr>
          <w:lang w:val="en-ZA"/>
        </w:rPr>
        <w:t xml:space="preserve">. </w:t>
      </w:r>
    </w:p>
    <w:p w14:paraId="1119A89A" w14:textId="25FA332F" w:rsidR="002E720F" w:rsidRPr="008F16DB" w:rsidRDefault="002E720F" w:rsidP="002E720F">
      <w:pPr>
        <w:rPr>
          <w:highlight w:val="yellow"/>
        </w:rPr>
      </w:pPr>
      <w:r w:rsidRPr="004A00DB">
        <w:t>The model planning horizon spans from 2012 (the base year) to 2050. The base year replicates South Africa’s energy system in 2012</w:t>
      </w:r>
      <w:ins w:id="6" w:author="Bruno Merven" w:date="2020-12-11T14:29:00Z">
        <w:r w:rsidR="00D57366">
          <w:t xml:space="preserve"> and 2017</w:t>
        </w:r>
      </w:ins>
      <w:r>
        <w:t xml:space="preserve">. </w:t>
      </w:r>
      <w:r>
        <w:rPr>
          <w:lang w:val="en-ZA"/>
        </w:rPr>
        <w:t xml:space="preserve">A detailed description of the </w:t>
      </w:r>
      <w:del w:id="7" w:author="Bruno Merven" w:date="2020-12-11T14:29:00Z">
        <w:r w:rsidDel="00D57366">
          <w:rPr>
            <w:lang w:val="en-ZA"/>
          </w:rPr>
          <w:delText xml:space="preserve">base </w:delText>
        </w:r>
      </w:del>
      <w:ins w:id="8" w:author="Bruno Merven" w:date="2020-12-11T14:29:00Z">
        <w:r w:rsidR="00D57366">
          <w:rPr>
            <w:lang w:val="en-ZA"/>
          </w:rPr>
          <w:t>2012</w:t>
        </w:r>
        <w:r w:rsidR="00D57366">
          <w:rPr>
            <w:lang w:val="en-ZA"/>
          </w:rPr>
          <w:t xml:space="preserve"> </w:t>
        </w:r>
      </w:ins>
      <w:r>
        <w:rPr>
          <w:lang w:val="en-ZA"/>
        </w:rPr>
        <w:t>year energy balance calibration can be found in (Hartley, 2018)</w:t>
      </w:r>
      <w:ins w:id="9" w:author="Bruno Merven" w:date="2020-12-11T14:29:00Z">
        <w:r w:rsidR="00D57366">
          <w:rPr>
            <w:lang w:val="en-ZA"/>
          </w:rPr>
          <w:t>, with the 2017 document</w:t>
        </w:r>
      </w:ins>
      <w:ins w:id="10" w:author="Bruno Merven" w:date="2020-12-11T14:30:00Z">
        <w:r w:rsidR="00D57366">
          <w:rPr>
            <w:lang w:val="en-ZA"/>
          </w:rPr>
          <w:t>ation still in progress</w:t>
        </w:r>
      </w:ins>
      <w:r>
        <w:rPr>
          <w:lang w:val="en-ZA"/>
        </w:rPr>
        <w:t>.</w:t>
      </w:r>
    </w:p>
    <w:p w14:paraId="3E329EF6" w14:textId="43009085" w:rsidR="002E720F" w:rsidRDefault="002E720F" w:rsidP="002E720F">
      <w:pPr>
        <w:rPr>
          <w:lang w:val="en-US"/>
        </w:rPr>
      </w:pPr>
      <w:r>
        <w:rPr>
          <w:lang w:val="en-US"/>
        </w:rPr>
        <w:t xml:space="preserve">SATIM uses timeslices to model </w:t>
      </w:r>
      <w:r w:rsidRPr="00A4660B">
        <w:rPr>
          <w:lang w:val="en-US"/>
        </w:rPr>
        <w:t xml:space="preserve">typical </w:t>
      </w:r>
      <w:r>
        <w:rPr>
          <w:lang w:val="en-US"/>
        </w:rPr>
        <w:t xml:space="preserve">end use load profiles and RE resource </w:t>
      </w:r>
      <w:r w:rsidR="00D32551">
        <w:rPr>
          <w:lang w:val="en-US"/>
        </w:rPr>
        <w:t>availability</w:t>
      </w:r>
      <w:r>
        <w:rPr>
          <w:lang w:val="en-US"/>
        </w:rPr>
        <w:t xml:space="preserve"> for winter and summer. The load profiles inc</w:t>
      </w:r>
      <w:r w:rsidR="00D32551">
        <w:rPr>
          <w:lang w:val="en-US"/>
        </w:rPr>
        <w:t>lude a morning and evening peak</w:t>
      </w:r>
      <w:r>
        <w:rPr>
          <w:lang w:val="en-US"/>
        </w:rPr>
        <w:t xml:space="preserve"> </w:t>
      </w:r>
      <w:r w:rsidRPr="00A4660B">
        <w:rPr>
          <w:lang w:val="en-US"/>
        </w:rPr>
        <w:t>and night</w:t>
      </w:r>
      <w:r>
        <w:rPr>
          <w:lang w:val="en-US"/>
        </w:rPr>
        <w:t xml:space="preserve"> </w:t>
      </w:r>
      <w:r w:rsidRPr="00A4660B">
        <w:rPr>
          <w:lang w:val="en-US"/>
        </w:rPr>
        <w:t xml:space="preserve">time </w:t>
      </w:r>
      <w:r>
        <w:rPr>
          <w:lang w:val="en-US"/>
        </w:rPr>
        <w:t xml:space="preserve">period with lower </w:t>
      </w:r>
      <w:r w:rsidR="00D32551">
        <w:rPr>
          <w:lang w:val="en-US"/>
        </w:rPr>
        <w:t xml:space="preserve">average </w:t>
      </w:r>
      <w:r>
        <w:rPr>
          <w:lang w:val="en-US"/>
        </w:rPr>
        <w:t>demand</w:t>
      </w:r>
      <w:r w:rsidRPr="00A4660B">
        <w:rPr>
          <w:lang w:val="en-US"/>
        </w:rPr>
        <w:t xml:space="preserve">. The winter evening peak timeslice is used to determine the system peak demand up to which the system must build firm dispatchable capacity with a 15% reserve margin. </w:t>
      </w:r>
    </w:p>
    <w:p w14:paraId="2065D100" w14:textId="14729A13" w:rsidR="002E720F" w:rsidRPr="004A00DB" w:rsidRDefault="00D32551" w:rsidP="002E720F">
      <w:pPr>
        <w:rPr>
          <w:lang w:val="en-US"/>
        </w:rPr>
      </w:pPr>
      <w:r w:rsidRPr="00D32551">
        <w:rPr>
          <w:lang w:val="en-US"/>
        </w:rPr>
        <w:t>Due to the increased computational time needed with increased timeslice resolution,</w:t>
      </w:r>
      <w:r w:rsidR="002E720F" w:rsidRPr="00D32551">
        <w:rPr>
          <w:lang w:val="en-US"/>
        </w:rPr>
        <w:t xml:space="preserve"> </w:t>
      </w:r>
      <w:r w:rsidRPr="00D32551">
        <w:rPr>
          <w:lang w:val="en-US"/>
        </w:rPr>
        <w:t>SATIM has</w:t>
      </w:r>
      <w:r w:rsidR="002E720F" w:rsidRPr="00D32551">
        <w:rPr>
          <w:lang w:val="en-US"/>
        </w:rPr>
        <w:t xml:space="preserve"> been developed to</w:t>
      </w:r>
      <w:r w:rsidRPr="00D32551">
        <w:rPr>
          <w:lang w:val="en-US"/>
        </w:rPr>
        <w:t xml:space="preserve"> easily</w:t>
      </w:r>
      <w:r w:rsidR="002E720F" w:rsidRPr="00D32551">
        <w:rPr>
          <w:lang w:val="en-US"/>
        </w:rPr>
        <w:t xml:space="preserve"> accommodate</w:t>
      </w:r>
      <w:r w:rsidRPr="00D32551">
        <w:rPr>
          <w:lang w:val="en-US"/>
        </w:rPr>
        <w:t xml:space="preserve"> different timeslice resolutions in order to accommodate</w:t>
      </w:r>
      <w:r w:rsidR="002E720F" w:rsidRPr="00D32551">
        <w:rPr>
          <w:lang w:val="en-US"/>
        </w:rPr>
        <w:t xml:space="preserve"> a range of research questions</w:t>
      </w:r>
      <w:r w:rsidRPr="00D32551">
        <w:rPr>
          <w:lang w:val="en-US"/>
        </w:rPr>
        <w:t xml:space="preserve">. </w:t>
      </w:r>
      <w:r w:rsidR="002E720F" w:rsidRPr="00D32551">
        <w:t xml:space="preserve">Temporal </w:t>
      </w:r>
      <w:r w:rsidRPr="00D32551">
        <w:t>c</w:t>
      </w:r>
      <w:r w:rsidR="002E720F" w:rsidRPr="00D32551">
        <w:t xml:space="preserve">hanges in daily and seasonal demand in the </w:t>
      </w:r>
      <w:r w:rsidR="00B41B1A">
        <w:t>low</w:t>
      </w:r>
      <w:r w:rsidRPr="00D32551">
        <w:t xml:space="preserve">est </w:t>
      </w:r>
      <w:r w:rsidR="002E720F" w:rsidRPr="00D32551">
        <w:t xml:space="preserve">resolution version of SATIM are represented by two seasons and one day type. Winter days consist of 5 timeslices and summer three timeslices. </w:t>
      </w:r>
      <w:r w:rsidRPr="00D32551">
        <w:t>The highest</w:t>
      </w:r>
      <w:r>
        <w:t xml:space="preserve"> resolution version currently allows for 72 timeslices,  representing 2 winter days and 2 summer days.</w:t>
      </w:r>
      <w:r w:rsidRPr="00D32551">
        <w:t xml:space="preserve"> </w:t>
      </w:r>
      <w:r w:rsidR="002E720F" w:rsidRPr="00D32551">
        <w:t xml:space="preserve">The temporal resolution is applied to </w:t>
      </w:r>
      <w:r>
        <w:t>end use</w:t>
      </w:r>
      <w:r w:rsidR="002E720F" w:rsidRPr="00D32551">
        <w:t xml:space="preserve"> demand and RE, apart from transport where demand is defined annually. </w:t>
      </w:r>
    </w:p>
    <w:p w14:paraId="26B6C382" w14:textId="1153BB5F" w:rsidR="00B3324C" w:rsidRPr="00A4660B" w:rsidRDefault="00667225" w:rsidP="00667225">
      <w:pPr>
        <w:pStyle w:val="Caption"/>
        <w:keepNext/>
        <w:spacing w:before="0" w:line="240" w:lineRule="auto"/>
        <w:ind w:firstLine="0"/>
      </w:pPr>
      <w:r>
        <w:rPr>
          <w:noProof/>
          <w:lang w:val="en-US"/>
        </w:rPr>
        <w:drawing>
          <wp:inline distT="0" distB="0" distL="0" distR="0" wp14:anchorId="5447E97A" wp14:editId="160D1AEF">
            <wp:extent cx="5270500" cy="3119120"/>
            <wp:effectExtent l="0" t="0" r="1270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M flow diagramme.tiff"/>
                    <pic:cNvPicPr/>
                  </pic:nvPicPr>
                  <pic:blipFill>
                    <a:blip r:embed="rId9">
                      <a:extLst>
                        <a:ext uri="{28A0092B-C50C-407E-A947-70E740481C1C}">
                          <a14:useLocalDpi xmlns:a14="http://schemas.microsoft.com/office/drawing/2010/main" val="0"/>
                        </a:ext>
                      </a:extLst>
                    </a:blip>
                    <a:stretch>
                      <a:fillRect/>
                    </a:stretch>
                  </pic:blipFill>
                  <pic:spPr>
                    <a:xfrm>
                      <a:off x="0" y="0"/>
                      <a:ext cx="5270500" cy="3119120"/>
                    </a:xfrm>
                    <a:prstGeom prst="rect">
                      <a:avLst/>
                    </a:prstGeom>
                  </pic:spPr>
                </pic:pic>
              </a:graphicData>
            </a:graphic>
          </wp:inline>
        </w:drawing>
      </w:r>
    </w:p>
    <w:p w14:paraId="7C71E1FC" w14:textId="251B325E" w:rsidR="008C1706" w:rsidRDefault="008C1706" w:rsidP="00CD13E3">
      <w:pPr>
        <w:pStyle w:val="Caption"/>
        <w:keepNext/>
        <w:spacing w:before="0" w:line="240" w:lineRule="auto"/>
        <w:rPr>
          <w:lang w:val="en-ZA"/>
        </w:rPr>
      </w:pPr>
      <w:bookmarkStart w:id="11" w:name="_Ref416203600"/>
      <w:r>
        <w:t xml:space="preserve">Figure </w:t>
      </w:r>
      <w:r>
        <w:fldChar w:fldCharType="begin"/>
      </w:r>
      <w:r>
        <w:instrText xml:space="preserve"> SEQ Figure \* ARABIC </w:instrText>
      </w:r>
      <w:r>
        <w:fldChar w:fldCharType="separate"/>
      </w:r>
      <w:r w:rsidR="006E3FA2">
        <w:rPr>
          <w:noProof/>
        </w:rPr>
        <w:t>2</w:t>
      </w:r>
      <w:r>
        <w:fldChar w:fldCharType="end"/>
      </w:r>
      <w:bookmarkEnd w:id="11"/>
      <w:r>
        <w:t xml:space="preserve">: </w:t>
      </w:r>
      <w:r w:rsidRPr="00A4660B">
        <w:rPr>
          <w:lang w:val="en-ZA"/>
        </w:rPr>
        <w:t>Schematic Summary of the South African Times Model (SATIM)</w:t>
      </w:r>
    </w:p>
    <w:p w14:paraId="4E2747BC" w14:textId="784AD17A" w:rsidR="008C1706" w:rsidRPr="008C1706" w:rsidRDefault="008C1706" w:rsidP="00CD13E3">
      <w:pPr>
        <w:pStyle w:val="Caption"/>
        <w:keepNext/>
        <w:spacing w:before="0" w:line="240" w:lineRule="auto"/>
      </w:pPr>
      <w:bookmarkStart w:id="12" w:name="_Ref416204871"/>
      <w:r>
        <w:t xml:space="preserve">Table </w:t>
      </w:r>
      <w:r>
        <w:fldChar w:fldCharType="begin"/>
      </w:r>
      <w:r>
        <w:instrText xml:space="preserve"> SEQ Table \* ARABIC </w:instrText>
      </w:r>
      <w:r>
        <w:fldChar w:fldCharType="separate"/>
      </w:r>
      <w:r>
        <w:rPr>
          <w:noProof/>
        </w:rPr>
        <w:t>1</w:t>
      </w:r>
      <w:r>
        <w:fldChar w:fldCharType="end"/>
      </w:r>
      <w:bookmarkEnd w:id="12"/>
      <w:r>
        <w:t>:</w:t>
      </w:r>
      <w:r w:rsidRPr="008C1706">
        <w:rPr>
          <w:lang w:val="en-ZA"/>
        </w:rPr>
        <w:t xml:space="preserve"> </w:t>
      </w:r>
      <w:r w:rsidRPr="00A4660B">
        <w:rPr>
          <w:lang w:val="en-ZA"/>
        </w:rPr>
        <w:t>Summary of Economic Sector Representation in SATIM and their Main Drivers</w:t>
      </w:r>
    </w:p>
    <w:tbl>
      <w:tblPr>
        <w:tblStyle w:val="TableGridLight1"/>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7"/>
        <w:gridCol w:w="2447"/>
        <w:gridCol w:w="3289"/>
        <w:gridCol w:w="1559"/>
      </w:tblGrid>
      <w:tr w:rsidR="00C53F07" w:rsidRPr="008C1706" w14:paraId="4E5C741B" w14:textId="77777777" w:rsidTr="00AA61C5">
        <w:trPr>
          <w:trHeight w:hRule="exact" w:val="558"/>
        </w:trPr>
        <w:tc>
          <w:tcPr>
            <w:tcW w:w="0" w:type="auto"/>
            <w:vAlign w:val="center"/>
          </w:tcPr>
          <w:p w14:paraId="0270C2A7" w14:textId="77777777" w:rsidR="00C53F07" w:rsidRPr="008C1706" w:rsidRDefault="00C53F07" w:rsidP="00CD13E3">
            <w:pPr>
              <w:keepNext/>
              <w:jc w:val="center"/>
              <w:rPr>
                <w:rFonts w:eastAsia="Calibri" w:cs="Times New Roman"/>
                <w:b/>
              </w:rPr>
            </w:pPr>
            <w:r w:rsidRPr="008C1706">
              <w:rPr>
                <w:rFonts w:cs="Times New Roman"/>
                <w:b/>
              </w:rPr>
              <w:t>Sector</w:t>
            </w:r>
          </w:p>
        </w:tc>
        <w:tc>
          <w:tcPr>
            <w:tcW w:w="2447" w:type="dxa"/>
            <w:vAlign w:val="center"/>
          </w:tcPr>
          <w:p w14:paraId="3AE82994" w14:textId="4FC783AA" w:rsidR="00C53F07" w:rsidRPr="008C1706" w:rsidRDefault="00C53F07" w:rsidP="00E82359">
            <w:pPr>
              <w:keepNext/>
              <w:jc w:val="center"/>
              <w:rPr>
                <w:rFonts w:cs="Times New Roman"/>
                <w:b/>
                <w:spacing w:val="-1"/>
              </w:rPr>
            </w:pPr>
            <w:r w:rsidRPr="008C1706">
              <w:rPr>
                <w:rFonts w:cs="Times New Roman"/>
                <w:b/>
                <w:spacing w:val="-1"/>
              </w:rPr>
              <w:t>Subsector Disaggrega</w:t>
            </w:r>
            <w:r w:rsidRPr="008C1706">
              <w:rPr>
                <w:rFonts w:cs="Times New Roman"/>
                <w:b/>
                <w:spacing w:val="-1"/>
                <w:lang w:val="en-ZA"/>
              </w:rPr>
              <w:t>tion</w:t>
            </w:r>
          </w:p>
        </w:tc>
        <w:tc>
          <w:tcPr>
            <w:tcW w:w="3289" w:type="dxa"/>
            <w:vAlign w:val="center"/>
          </w:tcPr>
          <w:p w14:paraId="778FF359" w14:textId="483EF7A0" w:rsidR="00C53F07" w:rsidRPr="008C1706" w:rsidRDefault="00C53F07" w:rsidP="001660FA">
            <w:pPr>
              <w:keepNext/>
              <w:ind w:left="34" w:right="-63" w:hanging="34"/>
              <w:jc w:val="center"/>
              <w:rPr>
                <w:rFonts w:eastAsia="Calibri" w:cs="Times New Roman"/>
                <w:b/>
              </w:rPr>
            </w:pPr>
            <w:r w:rsidRPr="001660FA">
              <w:rPr>
                <w:rFonts w:cs="Times New Roman"/>
                <w:b/>
                <w:spacing w:val="-1"/>
              </w:rPr>
              <w:t>End use Disaggrega</w:t>
            </w:r>
            <w:r w:rsidRPr="001660FA">
              <w:rPr>
                <w:rFonts w:cs="Times New Roman"/>
                <w:b/>
                <w:spacing w:val="-1"/>
                <w:lang w:val="en-ZA"/>
              </w:rPr>
              <w:t>tion</w:t>
            </w:r>
            <w:r>
              <w:rPr>
                <w:rFonts w:cs="Times New Roman"/>
                <w:b/>
                <w:spacing w:val="-1"/>
                <w:lang w:val="en-ZA"/>
              </w:rPr>
              <w:t xml:space="preserve"> </w:t>
            </w:r>
          </w:p>
        </w:tc>
        <w:tc>
          <w:tcPr>
            <w:tcW w:w="1559" w:type="dxa"/>
            <w:vAlign w:val="center"/>
          </w:tcPr>
          <w:p w14:paraId="257E79FD" w14:textId="42EC1EF1" w:rsidR="00C53F07" w:rsidRPr="008C1706" w:rsidRDefault="00E82359" w:rsidP="00CD13E3">
            <w:pPr>
              <w:keepNext/>
              <w:jc w:val="center"/>
              <w:rPr>
                <w:rFonts w:cs="Times New Roman"/>
                <w:b/>
                <w:spacing w:val="-1"/>
              </w:rPr>
            </w:pPr>
            <w:r>
              <w:rPr>
                <w:rFonts w:cs="Times New Roman"/>
                <w:b/>
                <w:spacing w:val="-1"/>
              </w:rPr>
              <w:t xml:space="preserve">UE demand </w:t>
            </w:r>
            <w:r w:rsidR="00C53F07" w:rsidRPr="008C1706">
              <w:rPr>
                <w:rFonts w:cs="Times New Roman"/>
                <w:b/>
                <w:spacing w:val="-1"/>
              </w:rPr>
              <w:t>Driver</w:t>
            </w:r>
          </w:p>
        </w:tc>
      </w:tr>
      <w:tr w:rsidR="00C53F07" w:rsidRPr="00A4660B" w14:paraId="790DE886" w14:textId="77777777" w:rsidTr="001660FA">
        <w:trPr>
          <w:trHeight w:hRule="exact" w:val="520"/>
        </w:trPr>
        <w:tc>
          <w:tcPr>
            <w:tcW w:w="0" w:type="auto"/>
            <w:vAlign w:val="center"/>
          </w:tcPr>
          <w:p w14:paraId="4BDF012E" w14:textId="77B328F7" w:rsidR="00C53F07" w:rsidRPr="00A4660B" w:rsidRDefault="00C53F07" w:rsidP="00CD13E3">
            <w:pPr>
              <w:keepNext/>
              <w:jc w:val="center"/>
              <w:rPr>
                <w:rFonts w:eastAsia="Calibri" w:cs="Times New Roman"/>
              </w:rPr>
            </w:pPr>
            <w:r w:rsidRPr="00A4660B">
              <w:rPr>
                <w:rFonts w:cs="Times New Roman"/>
              </w:rPr>
              <w:t>Agriculture</w:t>
            </w:r>
          </w:p>
        </w:tc>
        <w:tc>
          <w:tcPr>
            <w:tcW w:w="2447" w:type="dxa"/>
            <w:vAlign w:val="center"/>
          </w:tcPr>
          <w:p w14:paraId="453D2597" w14:textId="77777777" w:rsidR="00C53F07" w:rsidRPr="00A4660B" w:rsidRDefault="00C53F07" w:rsidP="00CD13E3">
            <w:pPr>
              <w:keepNext/>
              <w:jc w:val="center"/>
              <w:rPr>
                <w:rFonts w:cs="Times New Roman"/>
              </w:rPr>
            </w:pPr>
            <w:r>
              <w:rPr>
                <w:rFonts w:cs="Times New Roman"/>
              </w:rPr>
              <w:t>None</w:t>
            </w:r>
          </w:p>
        </w:tc>
        <w:tc>
          <w:tcPr>
            <w:tcW w:w="3289" w:type="dxa"/>
            <w:vAlign w:val="center"/>
          </w:tcPr>
          <w:p w14:paraId="55D7F090" w14:textId="45A3E648" w:rsidR="00C53F07" w:rsidRPr="00A4660B" w:rsidRDefault="00C53F07" w:rsidP="00E40055">
            <w:pPr>
              <w:keepNext/>
              <w:jc w:val="center"/>
              <w:rPr>
                <w:rFonts w:eastAsia="Calibri" w:cs="Times New Roman"/>
              </w:rPr>
            </w:pPr>
            <w:r>
              <w:rPr>
                <w:rFonts w:cs="Times New Roman"/>
              </w:rPr>
              <w:t>I</w:t>
            </w:r>
            <w:r w:rsidRPr="00A4660B">
              <w:rPr>
                <w:rFonts w:cs="Times New Roman"/>
              </w:rPr>
              <w:t>rriga</w:t>
            </w:r>
            <w:r>
              <w:rPr>
                <w:rFonts w:cs="Times New Roman"/>
                <w:lang w:val="en-ZA"/>
              </w:rPr>
              <w:t>tion, heating, processing, traction, other</w:t>
            </w:r>
            <w:r w:rsidRPr="00A4660B">
              <w:rPr>
                <w:rFonts w:cs="Times New Roman"/>
                <w:spacing w:val="-2"/>
              </w:rPr>
              <w:t>.</w:t>
            </w:r>
          </w:p>
        </w:tc>
        <w:tc>
          <w:tcPr>
            <w:tcW w:w="1559" w:type="dxa"/>
            <w:vAlign w:val="center"/>
          </w:tcPr>
          <w:p w14:paraId="1B5C98DD" w14:textId="0C8C6FB2" w:rsidR="00C53F07" w:rsidRPr="00A4660B" w:rsidRDefault="00C53F07" w:rsidP="00CD13E3">
            <w:pPr>
              <w:keepNext/>
              <w:jc w:val="center"/>
              <w:rPr>
                <w:rFonts w:cs="Times New Roman"/>
              </w:rPr>
            </w:pPr>
            <w:r>
              <w:rPr>
                <w:rFonts w:cs="Times New Roman"/>
              </w:rPr>
              <w:t>Sectoral</w:t>
            </w:r>
            <w:r w:rsidRPr="00A4660B">
              <w:rPr>
                <w:rFonts w:cs="Times New Roman"/>
                <w:spacing w:val="-6"/>
              </w:rPr>
              <w:t xml:space="preserve"> </w:t>
            </w:r>
            <w:r w:rsidRPr="00A4660B">
              <w:rPr>
                <w:rFonts w:cs="Times New Roman"/>
              </w:rPr>
              <w:t>GDP</w:t>
            </w:r>
          </w:p>
        </w:tc>
      </w:tr>
      <w:tr w:rsidR="00C53F07" w:rsidRPr="00A4660B" w14:paraId="4ECD5FBF" w14:textId="77777777" w:rsidTr="002F1738">
        <w:trPr>
          <w:trHeight w:hRule="exact" w:val="637"/>
        </w:trPr>
        <w:tc>
          <w:tcPr>
            <w:tcW w:w="0" w:type="auto"/>
            <w:vMerge w:val="restart"/>
            <w:vAlign w:val="center"/>
          </w:tcPr>
          <w:p w14:paraId="259E4342" w14:textId="77777777" w:rsidR="00C53F07" w:rsidRPr="00A4660B" w:rsidRDefault="00C53F07" w:rsidP="00CD13E3">
            <w:pPr>
              <w:keepNext/>
              <w:jc w:val="center"/>
              <w:rPr>
                <w:rFonts w:eastAsia="Calibri" w:cs="Times New Roman"/>
              </w:rPr>
            </w:pPr>
            <w:r w:rsidRPr="00A4660B">
              <w:rPr>
                <w:rFonts w:cs="Times New Roman"/>
              </w:rPr>
              <w:t>Residen</w:t>
            </w:r>
            <w:r w:rsidRPr="00A4660B">
              <w:rPr>
                <w:rFonts w:cs="Times New Roman"/>
                <w:lang w:val="en-ZA"/>
              </w:rPr>
              <w:t>tial</w:t>
            </w:r>
          </w:p>
        </w:tc>
        <w:tc>
          <w:tcPr>
            <w:tcW w:w="2447" w:type="dxa"/>
            <w:vAlign w:val="center"/>
          </w:tcPr>
          <w:p w14:paraId="43870814" w14:textId="646589F7" w:rsidR="00C53F07" w:rsidRDefault="00C53F07" w:rsidP="00CD13E3">
            <w:pPr>
              <w:keepNext/>
              <w:jc w:val="center"/>
              <w:rPr>
                <w:rFonts w:eastAsia="Calibri" w:cs="Times New Roman"/>
              </w:rPr>
            </w:pPr>
            <w:r w:rsidRPr="00A4660B">
              <w:rPr>
                <w:rFonts w:eastAsia="Calibri" w:cs="Times New Roman"/>
              </w:rPr>
              <w:t>High,</w:t>
            </w:r>
            <w:r w:rsidRPr="00A4660B">
              <w:rPr>
                <w:rFonts w:eastAsia="Calibri" w:cs="Times New Roman"/>
                <w:spacing w:val="-4"/>
              </w:rPr>
              <w:t xml:space="preserve"> </w:t>
            </w:r>
            <w:r w:rsidRPr="00A4660B">
              <w:rPr>
                <w:rFonts w:eastAsia="Calibri" w:cs="Times New Roman"/>
              </w:rPr>
              <w:t>medium</w:t>
            </w:r>
            <w:r w:rsidRPr="00A4660B">
              <w:rPr>
                <w:rFonts w:eastAsia="Calibri" w:cs="Times New Roman"/>
                <w:spacing w:val="-4"/>
              </w:rPr>
              <w:t xml:space="preserve"> </w:t>
            </w:r>
            <w:r w:rsidRPr="00A4660B">
              <w:rPr>
                <w:rFonts w:eastAsia="Calibri" w:cs="Times New Roman"/>
              </w:rPr>
              <w:t>and</w:t>
            </w:r>
            <w:r w:rsidRPr="00A4660B">
              <w:rPr>
                <w:rFonts w:eastAsia="Calibri" w:cs="Times New Roman"/>
                <w:spacing w:val="-3"/>
              </w:rPr>
              <w:t xml:space="preserve"> </w:t>
            </w:r>
            <w:r w:rsidRPr="00A4660B">
              <w:rPr>
                <w:rFonts w:eastAsia="Calibri" w:cs="Times New Roman"/>
              </w:rPr>
              <w:t>low</w:t>
            </w:r>
            <w:r w:rsidRPr="00A4660B">
              <w:rPr>
                <w:rFonts w:eastAsia="Calibri" w:cs="Times New Roman"/>
                <w:spacing w:val="-4"/>
              </w:rPr>
              <w:t>-income</w:t>
            </w:r>
            <w:r w:rsidRPr="00A4660B">
              <w:rPr>
                <w:rFonts w:eastAsia="Calibri" w:cs="Times New Roman"/>
              </w:rPr>
              <w:t xml:space="preserve"> </w:t>
            </w:r>
            <w:r>
              <w:rPr>
                <w:rFonts w:eastAsia="Calibri" w:cs="Times New Roman"/>
              </w:rPr>
              <w:t>electrified households</w:t>
            </w:r>
          </w:p>
          <w:p w14:paraId="2E4DBD96" w14:textId="77777777" w:rsidR="00C53F07" w:rsidRPr="00A4660B" w:rsidRDefault="00C53F07" w:rsidP="00CD13E3">
            <w:pPr>
              <w:keepNext/>
              <w:jc w:val="center"/>
              <w:rPr>
                <w:rFonts w:eastAsia="Calibri" w:cs="Times New Roman"/>
              </w:rPr>
            </w:pPr>
          </w:p>
        </w:tc>
        <w:tc>
          <w:tcPr>
            <w:tcW w:w="3289" w:type="dxa"/>
            <w:vAlign w:val="center"/>
          </w:tcPr>
          <w:p w14:paraId="776EE08E" w14:textId="39F06550" w:rsidR="00C53F07" w:rsidRPr="00A4660B" w:rsidRDefault="00C53F07" w:rsidP="00CD13E3">
            <w:pPr>
              <w:keepNext/>
              <w:jc w:val="center"/>
              <w:rPr>
                <w:rFonts w:eastAsia="Calibri" w:cs="Times New Roman"/>
              </w:rPr>
            </w:pPr>
            <w:r>
              <w:rPr>
                <w:rFonts w:cs="Times New Roman"/>
              </w:rPr>
              <w:t>C</w:t>
            </w:r>
            <w:r w:rsidRPr="00A4660B">
              <w:rPr>
                <w:rFonts w:cs="Times New Roman"/>
              </w:rPr>
              <w:t>ooking,</w:t>
            </w:r>
            <w:r w:rsidRPr="00A4660B">
              <w:rPr>
                <w:rFonts w:cs="Times New Roman"/>
                <w:spacing w:val="-2"/>
              </w:rPr>
              <w:t xml:space="preserve"> </w:t>
            </w:r>
            <w:r>
              <w:rPr>
                <w:rFonts w:cs="Times New Roman"/>
                <w:spacing w:val="-2"/>
              </w:rPr>
              <w:t xml:space="preserve">water heating, space heating, refrigeration, </w:t>
            </w:r>
            <w:r w:rsidRPr="00A4660B">
              <w:rPr>
                <w:rFonts w:cs="Times New Roman"/>
              </w:rPr>
              <w:t>ligh</w:t>
            </w:r>
            <w:r w:rsidRPr="00A4660B">
              <w:rPr>
                <w:rFonts w:cs="Times New Roman"/>
                <w:lang w:val="en-ZA"/>
              </w:rPr>
              <w:t>ting</w:t>
            </w:r>
            <w:r>
              <w:rPr>
                <w:rFonts w:cs="Times New Roman"/>
              </w:rPr>
              <w:t>, other electric</w:t>
            </w:r>
          </w:p>
        </w:tc>
        <w:tc>
          <w:tcPr>
            <w:tcW w:w="1559" w:type="dxa"/>
            <w:vMerge w:val="restart"/>
            <w:vAlign w:val="center"/>
          </w:tcPr>
          <w:p w14:paraId="0C8606F0" w14:textId="783167C1" w:rsidR="00C53F07" w:rsidRPr="00A4660B" w:rsidRDefault="00C53F07" w:rsidP="00CD13E3">
            <w:pPr>
              <w:keepNext/>
              <w:jc w:val="center"/>
              <w:rPr>
                <w:rFonts w:eastAsia="Calibri" w:cs="Times New Roman"/>
              </w:rPr>
            </w:pPr>
            <w:r w:rsidRPr="00A4660B">
              <w:rPr>
                <w:rFonts w:eastAsia="Calibri" w:cs="Times New Roman"/>
              </w:rPr>
              <w:t>Popula</w:t>
            </w:r>
            <w:r w:rsidRPr="00A4660B">
              <w:rPr>
                <w:rFonts w:eastAsia="Calibri" w:cs="Times New Roman"/>
                <w:lang w:val="en-ZA"/>
              </w:rPr>
              <w:t xml:space="preserve">tion, </w:t>
            </w:r>
            <w:r w:rsidRPr="00A4660B">
              <w:rPr>
                <w:rFonts w:eastAsia="Calibri" w:cs="Times New Roman"/>
              </w:rPr>
              <w:t>Household</w:t>
            </w:r>
            <w:r w:rsidRPr="00A4660B">
              <w:rPr>
                <w:rFonts w:eastAsia="Calibri" w:cs="Times New Roman"/>
                <w:spacing w:val="-2"/>
              </w:rPr>
              <w:t>-i</w:t>
            </w:r>
            <w:r w:rsidRPr="00A4660B">
              <w:rPr>
                <w:rFonts w:eastAsia="Calibri" w:cs="Times New Roman"/>
              </w:rPr>
              <w:t>ncome,</w:t>
            </w:r>
            <w:r w:rsidRPr="00A4660B">
              <w:rPr>
                <w:rFonts w:eastAsia="Calibri" w:cs="Times New Roman"/>
                <w:w w:val="99"/>
              </w:rPr>
              <w:t xml:space="preserve"> </w:t>
            </w:r>
            <w:r w:rsidRPr="00A4660B">
              <w:rPr>
                <w:rFonts w:eastAsia="Calibri" w:cs="Times New Roman"/>
              </w:rPr>
              <w:t>electriﬁca</w:t>
            </w:r>
            <w:r w:rsidRPr="00A4660B">
              <w:rPr>
                <w:rFonts w:eastAsia="Calibri" w:cs="Times New Roman"/>
                <w:lang w:val="en-ZA"/>
              </w:rPr>
              <w:t>tion rate</w:t>
            </w:r>
          </w:p>
        </w:tc>
      </w:tr>
      <w:tr w:rsidR="00C53F07" w:rsidRPr="00A4660B" w14:paraId="2DA24218" w14:textId="77777777" w:rsidTr="002F1738">
        <w:trPr>
          <w:trHeight w:hRule="exact" w:val="561"/>
        </w:trPr>
        <w:tc>
          <w:tcPr>
            <w:tcW w:w="0" w:type="auto"/>
            <w:vMerge/>
            <w:vAlign w:val="center"/>
          </w:tcPr>
          <w:p w14:paraId="37DF0837" w14:textId="77777777" w:rsidR="00C53F07" w:rsidRPr="00A4660B" w:rsidRDefault="00C53F07" w:rsidP="00CD13E3">
            <w:pPr>
              <w:keepNext/>
              <w:jc w:val="center"/>
              <w:rPr>
                <w:rFonts w:cs="Times New Roman"/>
              </w:rPr>
            </w:pPr>
          </w:p>
        </w:tc>
        <w:tc>
          <w:tcPr>
            <w:tcW w:w="2447" w:type="dxa"/>
            <w:vAlign w:val="center"/>
          </w:tcPr>
          <w:p w14:paraId="024AFA0E" w14:textId="003015F8" w:rsidR="00C53F07" w:rsidRPr="00A4660B" w:rsidRDefault="00E82359" w:rsidP="00CD13E3">
            <w:pPr>
              <w:keepNext/>
              <w:jc w:val="center"/>
              <w:rPr>
                <w:rFonts w:cs="Times New Roman"/>
              </w:rPr>
            </w:pPr>
            <w:r>
              <w:rPr>
                <w:rFonts w:eastAsia="Calibri" w:cs="Times New Roman"/>
              </w:rPr>
              <w:t>M</w:t>
            </w:r>
            <w:r w:rsidR="00C53F07" w:rsidRPr="00A4660B">
              <w:rPr>
                <w:rFonts w:eastAsia="Calibri" w:cs="Times New Roman"/>
              </w:rPr>
              <w:t>edium</w:t>
            </w:r>
            <w:r w:rsidR="00C53F07" w:rsidRPr="00A4660B">
              <w:rPr>
                <w:rFonts w:eastAsia="Calibri" w:cs="Times New Roman"/>
                <w:spacing w:val="-4"/>
              </w:rPr>
              <w:t xml:space="preserve"> </w:t>
            </w:r>
            <w:r w:rsidR="00C53F07" w:rsidRPr="00A4660B">
              <w:rPr>
                <w:rFonts w:eastAsia="Calibri" w:cs="Times New Roman"/>
              </w:rPr>
              <w:t>and</w:t>
            </w:r>
            <w:r w:rsidR="00C53F07" w:rsidRPr="00A4660B">
              <w:rPr>
                <w:rFonts w:eastAsia="Calibri" w:cs="Times New Roman"/>
                <w:spacing w:val="-3"/>
              </w:rPr>
              <w:t xml:space="preserve"> </w:t>
            </w:r>
            <w:r w:rsidR="00C53F07" w:rsidRPr="00A4660B">
              <w:rPr>
                <w:rFonts w:eastAsia="Calibri" w:cs="Times New Roman"/>
              </w:rPr>
              <w:t>low</w:t>
            </w:r>
            <w:r w:rsidR="00C53F07" w:rsidRPr="00A4660B">
              <w:rPr>
                <w:rFonts w:eastAsia="Calibri" w:cs="Times New Roman"/>
                <w:spacing w:val="-4"/>
              </w:rPr>
              <w:t>-income</w:t>
            </w:r>
            <w:r w:rsidR="00C53F07" w:rsidRPr="00A4660B">
              <w:rPr>
                <w:rFonts w:eastAsia="Calibri" w:cs="Times New Roman"/>
              </w:rPr>
              <w:t xml:space="preserve"> non-electriﬁed</w:t>
            </w:r>
          </w:p>
        </w:tc>
        <w:tc>
          <w:tcPr>
            <w:tcW w:w="3289" w:type="dxa"/>
            <w:vAlign w:val="center"/>
          </w:tcPr>
          <w:p w14:paraId="116796EC" w14:textId="102B6371" w:rsidR="00C53F07" w:rsidRPr="00A4660B" w:rsidRDefault="00C53F07" w:rsidP="00CD13E3">
            <w:pPr>
              <w:keepNext/>
              <w:jc w:val="center"/>
              <w:rPr>
                <w:rFonts w:eastAsia="Calibri" w:cs="Times New Roman"/>
              </w:rPr>
            </w:pPr>
            <w:r>
              <w:rPr>
                <w:rFonts w:eastAsia="Calibri" w:cs="Times New Roman"/>
              </w:rPr>
              <w:t>Cooking, water heating, space heating, lighting</w:t>
            </w:r>
          </w:p>
        </w:tc>
        <w:tc>
          <w:tcPr>
            <w:tcW w:w="1559" w:type="dxa"/>
            <w:vMerge/>
            <w:vAlign w:val="center"/>
          </w:tcPr>
          <w:p w14:paraId="77EC5597" w14:textId="77777777" w:rsidR="00C53F07" w:rsidRPr="00A4660B" w:rsidRDefault="00C53F07" w:rsidP="00CD13E3">
            <w:pPr>
              <w:keepNext/>
              <w:jc w:val="center"/>
              <w:rPr>
                <w:rFonts w:cs="Times New Roman"/>
              </w:rPr>
            </w:pPr>
          </w:p>
        </w:tc>
      </w:tr>
      <w:tr w:rsidR="00C53F07" w:rsidRPr="00A4660B" w14:paraId="03C1F558" w14:textId="77777777" w:rsidTr="002F1738">
        <w:trPr>
          <w:trHeight w:hRule="exact" w:val="710"/>
        </w:trPr>
        <w:tc>
          <w:tcPr>
            <w:tcW w:w="0" w:type="auto"/>
            <w:vAlign w:val="center"/>
          </w:tcPr>
          <w:p w14:paraId="44CE5807" w14:textId="77777777" w:rsidR="00C53F07" w:rsidRPr="00A4660B" w:rsidRDefault="00C53F07" w:rsidP="00CD13E3">
            <w:pPr>
              <w:keepNext/>
              <w:jc w:val="center"/>
              <w:rPr>
                <w:rFonts w:eastAsia="Calibri" w:cs="Times New Roman"/>
              </w:rPr>
            </w:pPr>
            <w:r w:rsidRPr="00A4660B">
              <w:rPr>
                <w:rFonts w:cs="Times New Roman"/>
              </w:rPr>
              <w:t>Commercial</w:t>
            </w:r>
          </w:p>
        </w:tc>
        <w:tc>
          <w:tcPr>
            <w:tcW w:w="2447" w:type="dxa"/>
            <w:vAlign w:val="center"/>
          </w:tcPr>
          <w:p w14:paraId="3B13DF0F" w14:textId="6B929D32" w:rsidR="00C53F07" w:rsidRPr="00A4660B" w:rsidRDefault="00C53F07" w:rsidP="00CD13E3">
            <w:pPr>
              <w:keepNext/>
              <w:jc w:val="center"/>
              <w:rPr>
                <w:rFonts w:cs="Times New Roman"/>
              </w:rPr>
            </w:pPr>
            <w:r>
              <w:rPr>
                <w:rFonts w:cs="Times New Roman"/>
              </w:rPr>
              <w:t>None</w:t>
            </w:r>
          </w:p>
        </w:tc>
        <w:tc>
          <w:tcPr>
            <w:tcW w:w="3289" w:type="dxa"/>
            <w:vAlign w:val="center"/>
          </w:tcPr>
          <w:p w14:paraId="0461061D" w14:textId="06C35EC3" w:rsidR="00C53F07" w:rsidRPr="00A4660B" w:rsidRDefault="00E82359" w:rsidP="00CD13E3">
            <w:pPr>
              <w:keepNext/>
              <w:jc w:val="center"/>
              <w:rPr>
                <w:rFonts w:eastAsia="Calibri" w:cs="Times New Roman"/>
              </w:rPr>
            </w:pPr>
            <w:r>
              <w:rPr>
                <w:rFonts w:cs="Times New Roman"/>
              </w:rPr>
              <w:t>Cooling, space heating, cooking, lighting, refrigeration, water heating, public lights, public water</w:t>
            </w:r>
          </w:p>
        </w:tc>
        <w:tc>
          <w:tcPr>
            <w:tcW w:w="1559" w:type="dxa"/>
            <w:vAlign w:val="center"/>
          </w:tcPr>
          <w:p w14:paraId="4C4DCC9E" w14:textId="4BB7F9C4" w:rsidR="00C53F07" w:rsidRPr="00A4660B" w:rsidRDefault="00C53F07" w:rsidP="00CD13E3">
            <w:pPr>
              <w:keepNext/>
              <w:jc w:val="center"/>
              <w:rPr>
                <w:rFonts w:cs="Times New Roman"/>
              </w:rPr>
            </w:pPr>
            <w:r>
              <w:rPr>
                <w:rFonts w:cs="Times New Roman"/>
              </w:rPr>
              <w:t>Sectoral</w:t>
            </w:r>
            <w:r w:rsidRPr="00A4660B">
              <w:rPr>
                <w:rFonts w:cs="Times New Roman"/>
                <w:spacing w:val="-6"/>
              </w:rPr>
              <w:t xml:space="preserve"> </w:t>
            </w:r>
            <w:r w:rsidRPr="00A4660B">
              <w:rPr>
                <w:rFonts w:cs="Times New Roman"/>
              </w:rPr>
              <w:t>GDP,</w:t>
            </w:r>
            <w:r w:rsidRPr="00A4660B">
              <w:rPr>
                <w:rFonts w:cs="Times New Roman"/>
                <w:spacing w:val="-5"/>
              </w:rPr>
              <w:t xml:space="preserve"> </w:t>
            </w:r>
            <w:r w:rsidRPr="00A4660B">
              <w:rPr>
                <w:rFonts w:cs="Times New Roman"/>
              </w:rPr>
              <w:t>building</w:t>
            </w:r>
            <w:r w:rsidRPr="00A4660B">
              <w:rPr>
                <w:rFonts w:cs="Times New Roman"/>
                <w:spacing w:val="-5"/>
              </w:rPr>
              <w:t xml:space="preserve"> </w:t>
            </w:r>
            <w:r w:rsidRPr="00A4660B">
              <w:rPr>
                <w:rFonts w:cs="Times New Roman"/>
              </w:rPr>
              <w:t>stock</w:t>
            </w:r>
          </w:p>
        </w:tc>
      </w:tr>
      <w:tr w:rsidR="00C53F07" w:rsidRPr="00A4660B" w14:paraId="3F4C4ACE" w14:textId="77777777" w:rsidTr="002F1738">
        <w:trPr>
          <w:trHeight w:hRule="exact" w:val="692"/>
        </w:trPr>
        <w:tc>
          <w:tcPr>
            <w:tcW w:w="0" w:type="auto"/>
            <w:vMerge w:val="restart"/>
            <w:vAlign w:val="center"/>
          </w:tcPr>
          <w:p w14:paraId="42EDDD07" w14:textId="77777777" w:rsidR="00C53F07" w:rsidRPr="00A4660B" w:rsidRDefault="00C53F07" w:rsidP="00CD13E3">
            <w:pPr>
              <w:keepNext/>
              <w:jc w:val="center"/>
              <w:rPr>
                <w:rFonts w:eastAsia="Calibri" w:cs="Times New Roman"/>
              </w:rPr>
            </w:pPr>
            <w:r w:rsidRPr="00A4660B">
              <w:rPr>
                <w:rFonts w:cs="Times New Roman"/>
              </w:rPr>
              <w:t>Industrial</w:t>
            </w:r>
          </w:p>
        </w:tc>
        <w:tc>
          <w:tcPr>
            <w:tcW w:w="2447" w:type="dxa"/>
            <w:vAlign w:val="center"/>
          </w:tcPr>
          <w:p w14:paraId="3A4527E4" w14:textId="1EED6251" w:rsidR="00C53F07" w:rsidRPr="00A4660B" w:rsidRDefault="001660FA" w:rsidP="00CD13E3">
            <w:pPr>
              <w:keepNext/>
              <w:jc w:val="center"/>
              <w:rPr>
                <w:rFonts w:cs="Times New Roman"/>
              </w:rPr>
            </w:pPr>
            <w:r>
              <w:rPr>
                <w:lang w:val="en-ZA"/>
              </w:rPr>
              <w:t>Iron and Steel, Ferroalloys, Non-metallic minerals and pulp and paper</w:t>
            </w:r>
          </w:p>
        </w:tc>
        <w:tc>
          <w:tcPr>
            <w:tcW w:w="3289" w:type="dxa"/>
            <w:vAlign w:val="center"/>
          </w:tcPr>
          <w:p w14:paraId="5ABEBDC0" w14:textId="72B6B59F" w:rsidR="00C53F07" w:rsidRPr="00962DAF" w:rsidRDefault="0014544E" w:rsidP="002F1738">
            <w:pPr>
              <w:keepNext/>
              <w:jc w:val="center"/>
              <w:rPr>
                <w:rFonts w:eastAsia="Calibri" w:cs="Times New Roman"/>
              </w:rPr>
            </w:pPr>
            <w:r w:rsidRPr="00962DAF">
              <w:rPr>
                <w:rFonts w:eastAsia="Calibri" w:cs="Times New Roman"/>
              </w:rPr>
              <w:t xml:space="preserve">Tonnes produced by </w:t>
            </w:r>
            <w:r w:rsidR="00E14C5B" w:rsidRPr="00962DAF">
              <w:rPr>
                <w:rFonts w:eastAsia="Calibri" w:cs="Times New Roman"/>
              </w:rPr>
              <w:t>Industrial processes</w:t>
            </w:r>
          </w:p>
        </w:tc>
        <w:tc>
          <w:tcPr>
            <w:tcW w:w="1559" w:type="dxa"/>
            <w:vMerge w:val="restart"/>
            <w:vAlign w:val="center"/>
          </w:tcPr>
          <w:p w14:paraId="6EFF5960" w14:textId="2B3D8D96" w:rsidR="00C53F07" w:rsidRPr="00A4660B" w:rsidRDefault="00C53F07" w:rsidP="00C53F07">
            <w:pPr>
              <w:keepNext/>
              <w:jc w:val="center"/>
              <w:rPr>
                <w:rFonts w:cs="Times New Roman"/>
              </w:rPr>
            </w:pPr>
            <w:r w:rsidRPr="00A4660B">
              <w:rPr>
                <w:rFonts w:cs="Times New Roman"/>
              </w:rPr>
              <w:t>Sectoral</w:t>
            </w:r>
            <w:r w:rsidRPr="00A4660B">
              <w:rPr>
                <w:rFonts w:cs="Times New Roman"/>
                <w:spacing w:val="-3"/>
              </w:rPr>
              <w:t xml:space="preserve"> </w:t>
            </w:r>
            <w:r>
              <w:rPr>
                <w:rFonts w:cs="Times New Roman"/>
              </w:rPr>
              <w:t>GDP</w:t>
            </w:r>
          </w:p>
        </w:tc>
      </w:tr>
      <w:tr w:rsidR="00C53F07" w:rsidRPr="00A4660B" w14:paraId="072931E1" w14:textId="77777777" w:rsidTr="002F1738">
        <w:trPr>
          <w:trHeight w:hRule="exact" w:val="1141"/>
        </w:trPr>
        <w:tc>
          <w:tcPr>
            <w:tcW w:w="0" w:type="auto"/>
            <w:vMerge/>
            <w:vAlign w:val="center"/>
          </w:tcPr>
          <w:p w14:paraId="6CDEA816" w14:textId="77777777" w:rsidR="00C53F07" w:rsidRPr="00A4660B" w:rsidRDefault="00C53F07" w:rsidP="00CD13E3">
            <w:pPr>
              <w:keepNext/>
              <w:jc w:val="center"/>
              <w:rPr>
                <w:rFonts w:cs="Times New Roman"/>
              </w:rPr>
            </w:pPr>
          </w:p>
        </w:tc>
        <w:tc>
          <w:tcPr>
            <w:tcW w:w="2447" w:type="dxa"/>
            <w:vAlign w:val="center"/>
          </w:tcPr>
          <w:p w14:paraId="34E3395F" w14:textId="79119776" w:rsidR="00C53F07" w:rsidRPr="00A4660B" w:rsidRDefault="001660FA" w:rsidP="00CD13E3">
            <w:pPr>
              <w:keepNext/>
              <w:jc w:val="center"/>
              <w:rPr>
                <w:rFonts w:cs="Times New Roman"/>
              </w:rPr>
            </w:pPr>
            <w:r>
              <w:rPr>
                <w:lang w:val="en-ZA"/>
              </w:rPr>
              <w:t>mining, chemicals, food beverages and tobacco, precious and non-feroorus metals and gereral manufacturing</w:t>
            </w:r>
          </w:p>
        </w:tc>
        <w:tc>
          <w:tcPr>
            <w:tcW w:w="3289" w:type="dxa"/>
            <w:vAlign w:val="center"/>
          </w:tcPr>
          <w:p w14:paraId="0C1CC237" w14:textId="532469D4" w:rsidR="00C53F07" w:rsidRPr="00B30BF2" w:rsidRDefault="00E14C5B" w:rsidP="00E14C5B">
            <w:pPr>
              <w:keepNext/>
              <w:jc w:val="center"/>
              <w:rPr>
                <w:rFonts w:eastAsia="Calibri" w:cs="Times New Roman"/>
              </w:rPr>
            </w:pPr>
            <w:r w:rsidRPr="00962DAF">
              <w:t xml:space="preserve">Boiler and </w:t>
            </w:r>
            <w:r w:rsidR="00C53F07" w:rsidRPr="00962DAF">
              <w:t xml:space="preserve">process heating, cooling, HVAC, lighting, </w:t>
            </w:r>
            <w:r w:rsidRPr="00C40963">
              <w:t xml:space="preserve">fans, pumping, </w:t>
            </w:r>
            <w:r w:rsidR="00C53F07" w:rsidRPr="00601337">
              <w:t>compressed air, electrochemical and other electrical services</w:t>
            </w:r>
          </w:p>
        </w:tc>
        <w:tc>
          <w:tcPr>
            <w:tcW w:w="1559" w:type="dxa"/>
            <w:vMerge/>
            <w:vAlign w:val="center"/>
          </w:tcPr>
          <w:p w14:paraId="137FB020" w14:textId="77777777" w:rsidR="00C53F07" w:rsidRPr="00A4660B" w:rsidRDefault="00C53F07" w:rsidP="00CD13E3">
            <w:pPr>
              <w:keepNext/>
              <w:jc w:val="center"/>
              <w:rPr>
                <w:rFonts w:cs="Times New Roman"/>
              </w:rPr>
            </w:pPr>
          </w:p>
        </w:tc>
      </w:tr>
      <w:tr w:rsidR="00C53F07" w:rsidRPr="00A4660B" w14:paraId="0C95392C" w14:textId="77777777" w:rsidTr="002F1738">
        <w:trPr>
          <w:trHeight w:hRule="exact" w:val="1129"/>
        </w:trPr>
        <w:tc>
          <w:tcPr>
            <w:tcW w:w="0" w:type="auto"/>
            <w:vMerge w:val="restart"/>
            <w:vAlign w:val="center"/>
          </w:tcPr>
          <w:p w14:paraId="526B4B9F" w14:textId="77777777" w:rsidR="00C53F07" w:rsidRPr="00A4660B" w:rsidRDefault="00C53F07" w:rsidP="00CD13E3">
            <w:pPr>
              <w:keepNext/>
              <w:jc w:val="center"/>
              <w:rPr>
                <w:rFonts w:eastAsia="Calibri" w:cs="Times New Roman"/>
              </w:rPr>
            </w:pPr>
            <w:r w:rsidRPr="00A4660B">
              <w:rPr>
                <w:rFonts w:cs="Times New Roman"/>
              </w:rPr>
              <w:t>Transport</w:t>
            </w:r>
          </w:p>
        </w:tc>
        <w:tc>
          <w:tcPr>
            <w:tcW w:w="2447" w:type="dxa"/>
            <w:vAlign w:val="center"/>
          </w:tcPr>
          <w:p w14:paraId="7940E627" w14:textId="3CE5F5BD" w:rsidR="00C53F07" w:rsidRPr="00A4660B" w:rsidRDefault="00C53F07" w:rsidP="00CD13E3">
            <w:pPr>
              <w:keepNext/>
              <w:jc w:val="center"/>
              <w:rPr>
                <w:rFonts w:cs="Times New Roman"/>
              </w:rPr>
            </w:pPr>
            <w:r w:rsidRPr="00A4660B">
              <w:rPr>
                <w:rFonts w:cs="Times New Roman"/>
              </w:rPr>
              <w:t>Air,</w:t>
            </w:r>
            <w:r w:rsidRPr="00A4660B">
              <w:rPr>
                <w:rFonts w:cs="Times New Roman"/>
                <w:spacing w:val="-6"/>
              </w:rPr>
              <w:t xml:space="preserve"> </w:t>
            </w:r>
            <w:r w:rsidRPr="00A4660B">
              <w:rPr>
                <w:rFonts w:cs="Times New Roman"/>
              </w:rPr>
              <w:t>Freight</w:t>
            </w:r>
            <w:r w:rsidRPr="00A4660B">
              <w:rPr>
                <w:rFonts w:cs="Times New Roman"/>
                <w:lang w:val="en-ZA"/>
              </w:rPr>
              <w:t xml:space="preserve"> and </w:t>
            </w:r>
            <w:r w:rsidRPr="00A4660B">
              <w:rPr>
                <w:rFonts w:cs="Times New Roman"/>
              </w:rPr>
              <w:t>Pipeline</w:t>
            </w:r>
          </w:p>
        </w:tc>
        <w:tc>
          <w:tcPr>
            <w:tcW w:w="3289" w:type="dxa"/>
            <w:vAlign w:val="center"/>
          </w:tcPr>
          <w:p w14:paraId="49CA6CBD" w14:textId="146DF05C" w:rsidR="00C53F07" w:rsidRPr="00C40963" w:rsidRDefault="00962DAF" w:rsidP="002475AB">
            <w:pPr>
              <w:keepNext/>
              <w:jc w:val="center"/>
              <w:rPr>
                <w:rFonts w:eastAsia="Calibri" w:cs="Times New Roman"/>
              </w:rPr>
            </w:pPr>
            <w:r>
              <w:rPr>
                <w:rFonts w:eastAsia="Calibri" w:cs="Times New Roman"/>
                <w:lang w:val="en-ZA"/>
              </w:rPr>
              <w:t>F</w:t>
            </w:r>
            <w:r w:rsidR="00C53F07" w:rsidRPr="00962DAF">
              <w:rPr>
                <w:rFonts w:eastAsia="Calibri" w:cs="Times New Roman"/>
              </w:rPr>
              <w:t>reight</w:t>
            </w:r>
            <w:r w:rsidR="00C53F07" w:rsidRPr="00962DAF">
              <w:rPr>
                <w:rFonts w:eastAsia="Calibri" w:cs="Times New Roman"/>
                <w:spacing w:val="-14"/>
              </w:rPr>
              <w:t xml:space="preserve"> </w:t>
            </w:r>
            <w:r w:rsidR="007A4244" w:rsidRPr="00962DAF">
              <w:rPr>
                <w:rFonts w:eastAsia="Calibri" w:cs="Times New Roman"/>
                <w:spacing w:val="-14"/>
              </w:rPr>
              <w:t xml:space="preserve">tonne km by </w:t>
            </w:r>
            <w:r w:rsidR="00C53F07" w:rsidRPr="00962DAF">
              <w:rPr>
                <w:rFonts w:eastAsia="Calibri" w:cs="Times New Roman"/>
              </w:rPr>
              <w:t>rail</w:t>
            </w:r>
            <w:r w:rsidR="00C53F07" w:rsidRPr="00962DAF">
              <w:rPr>
                <w:rFonts w:eastAsia="Calibri" w:cs="Times New Roman"/>
                <w:lang w:val="en-ZA"/>
              </w:rPr>
              <w:t xml:space="preserve"> and</w:t>
            </w:r>
            <w:r w:rsidR="00C53F07" w:rsidRPr="00962DAF">
              <w:rPr>
                <w:rFonts w:eastAsia="Calibri" w:cs="Times New Roman"/>
                <w:spacing w:val="-15"/>
              </w:rPr>
              <w:t xml:space="preserve"> </w:t>
            </w:r>
            <w:r w:rsidR="00C53F07" w:rsidRPr="00962DAF">
              <w:rPr>
                <w:rFonts w:eastAsia="Calibri" w:cs="Times New Roman"/>
              </w:rPr>
              <w:t>road</w:t>
            </w:r>
            <w:r w:rsidR="00C53F07" w:rsidRPr="00962DAF">
              <w:rPr>
                <w:rFonts w:eastAsia="Calibri" w:cs="Times New Roman"/>
                <w:spacing w:val="-15"/>
              </w:rPr>
              <w:t xml:space="preserve"> </w:t>
            </w:r>
            <w:r w:rsidR="002475AB" w:rsidRPr="00962DAF">
              <w:rPr>
                <w:rFonts w:eastAsia="Calibri" w:cs="Times New Roman"/>
              </w:rPr>
              <w:t>(1 light vehicle class, 9  heavy vehicle classes)</w:t>
            </w:r>
          </w:p>
        </w:tc>
        <w:tc>
          <w:tcPr>
            <w:tcW w:w="1559" w:type="dxa"/>
            <w:vAlign w:val="center"/>
          </w:tcPr>
          <w:p w14:paraId="708D868D" w14:textId="18848D81" w:rsidR="00C53F07" w:rsidRPr="00A4660B" w:rsidRDefault="00C53F07" w:rsidP="00CD13E3">
            <w:pPr>
              <w:keepNext/>
              <w:jc w:val="center"/>
              <w:rPr>
                <w:rFonts w:cs="Times New Roman"/>
              </w:rPr>
            </w:pPr>
            <w:r w:rsidRPr="00A4660B">
              <w:rPr>
                <w:rFonts w:cs="Times New Roman"/>
              </w:rPr>
              <w:t>Transport</w:t>
            </w:r>
            <w:r w:rsidRPr="00A4660B">
              <w:rPr>
                <w:rFonts w:cs="Times New Roman"/>
                <w:spacing w:val="-1"/>
              </w:rPr>
              <w:t xml:space="preserve"> </w:t>
            </w:r>
            <w:r w:rsidRPr="00A4660B">
              <w:rPr>
                <w:rFonts w:cs="Times New Roman"/>
              </w:rPr>
              <w:t>GDP,</w:t>
            </w:r>
            <w:r w:rsidRPr="00A4660B">
              <w:rPr>
                <w:rFonts w:cs="Times New Roman"/>
                <w:spacing w:val="-1"/>
              </w:rPr>
              <w:t xml:space="preserve"> </w:t>
            </w:r>
            <w:r w:rsidRPr="00A4660B">
              <w:rPr>
                <w:rFonts w:cs="Times New Roman"/>
              </w:rPr>
              <w:t>Popula</w:t>
            </w:r>
            <w:r w:rsidRPr="00A4660B">
              <w:rPr>
                <w:rFonts w:cs="Times New Roman"/>
                <w:lang w:val="en-ZA"/>
              </w:rPr>
              <w:t>tion</w:t>
            </w:r>
            <w:r w:rsidRPr="00A4660B">
              <w:rPr>
                <w:rFonts w:cs="Times New Roman"/>
                <w:spacing w:val="-1"/>
              </w:rPr>
              <w:t xml:space="preserve"> </w:t>
            </w:r>
            <w:r w:rsidRPr="00A4660B">
              <w:rPr>
                <w:rFonts w:cs="Times New Roman"/>
              </w:rPr>
              <w:t xml:space="preserve">and </w:t>
            </w:r>
            <w:r w:rsidRPr="00A4660B">
              <w:rPr>
                <w:rFonts w:cs="Times New Roman"/>
                <w:spacing w:val="-1"/>
              </w:rPr>
              <w:t>household</w:t>
            </w:r>
            <w:r w:rsidRPr="00A4660B">
              <w:rPr>
                <w:rFonts w:cs="Times New Roman"/>
                <w:spacing w:val="-1"/>
                <w:lang w:val="en-ZA"/>
              </w:rPr>
              <w:t xml:space="preserve"> category and </w:t>
            </w:r>
            <w:r w:rsidRPr="00A4660B">
              <w:rPr>
                <w:rFonts w:cs="Times New Roman"/>
                <w:spacing w:val="-1"/>
              </w:rPr>
              <w:t>income</w:t>
            </w:r>
          </w:p>
        </w:tc>
      </w:tr>
      <w:tr w:rsidR="00C53F07" w:rsidRPr="00A4660B" w14:paraId="3D17FD67" w14:textId="77777777" w:rsidTr="00E14C5B">
        <w:trPr>
          <w:trHeight w:hRule="exact" w:val="560"/>
        </w:trPr>
        <w:tc>
          <w:tcPr>
            <w:tcW w:w="0" w:type="auto"/>
            <w:vMerge/>
            <w:vAlign w:val="center"/>
          </w:tcPr>
          <w:p w14:paraId="53BF14D7" w14:textId="77777777" w:rsidR="00C53F07" w:rsidRPr="00A4660B" w:rsidRDefault="00C53F07" w:rsidP="00CD13E3">
            <w:pPr>
              <w:keepNext/>
              <w:jc w:val="center"/>
              <w:rPr>
                <w:rFonts w:cs="Times New Roman"/>
              </w:rPr>
            </w:pPr>
          </w:p>
        </w:tc>
        <w:tc>
          <w:tcPr>
            <w:tcW w:w="2447" w:type="dxa"/>
            <w:vAlign w:val="center"/>
          </w:tcPr>
          <w:p w14:paraId="648F5D5C" w14:textId="60FAEF8A" w:rsidR="00C53F07" w:rsidRPr="00A4660B" w:rsidRDefault="00C53F07" w:rsidP="00CD13E3">
            <w:pPr>
              <w:keepNext/>
              <w:jc w:val="center"/>
              <w:rPr>
                <w:rFonts w:eastAsia="Calibri" w:cs="Times New Roman"/>
              </w:rPr>
            </w:pPr>
            <w:r>
              <w:rPr>
                <w:rFonts w:eastAsia="Calibri" w:cs="Times New Roman"/>
              </w:rPr>
              <w:t>Private passenger</w:t>
            </w:r>
          </w:p>
        </w:tc>
        <w:tc>
          <w:tcPr>
            <w:tcW w:w="3289" w:type="dxa"/>
            <w:vAlign w:val="center"/>
          </w:tcPr>
          <w:p w14:paraId="6AFD89C8" w14:textId="0E35922C" w:rsidR="00C53F07" w:rsidRPr="00601337" w:rsidRDefault="007A4244" w:rsidP="00E14C5B">
            <w:pPr>
              <w:keepNext/>
              <w:jc w:val="center"/>
              <w:rPr>
                <w:rFonts w:eastAsia="Calibri" w:cs="Times New Roman"/>
              </w:rPr>
            </w:pPr>
            <w:r w:rsidRPr="00962DAF">
              <w:rPr>
                <w:rFonts w:eastAsia="Calibri" w:cs="Times New Roman"/>
              </w:rPr>
              <w:t xml:space="preserve">Passenger kilometre travel by </w:t>
            </w:r>
            <w:r w:rsidR="00C53F07" w:rsidRPr="00962DAF">
              <w:rPr>
                <w:rFonts w:eastAsia="Calibri" w:cs="Times New Roman"/>
              </w:rPr>
              <w:t>Cars,</w:t>
            </w:r>
            <w:r w:rsidR="00C53F07" w:rsidRPr="00962DAF">
              <w:rPr>
                <w:rFonts w:eastAsia="Calibri" w:cs="Times New Roman"/>
                <w:spacing w:val="-2"/>
              </w:rPr>
              <w:t xml:space="preserve"> </w:t>
            </w:r>
            <w:r w:rsidR="00E14C5B" w:rsidRPr="00C40963">
              <w:rPr>
                <w:rFonts w:eastAsia="Calibri" w:cs="Times New Roman"/>
              </w:rPr>
              <w:t>SUV, motorbikes</w:t>
            </w:r>
          </w:p>
        </w:tc>
        <w:tc>
          <w:tcPr>
            <w:tcW w:w="1559" w:type="dxa"/>
            <w:vAlign w:val="center"/>
          </w:tcPr>
          <w:p w14:paraId="5947DEDE" w14:textId="6D86CC15" w:rsidR="00C53F07" w:rsidRPr="00A4660B" w:rsidRDefault="00E14C5B" w:rsidP="00CD13E3">
            <w:pPr>
              <w:keepNext/>
              <w:jc w:val="center"/>
              <w:rPr>
                <w:rFonts w:cs="Times New Roman"/>
              </w:rPr>
            </w:pPr>
            <w:r>
              <w:rPr>
                <w:rFonts w:cs="Times New Roman"/>
              </w:rPr>
              <w:t>Household income</w:t>
            </w:r>
          </w:p>
        </w:tc>
      </w:tr>
      <w:tr w:rsidR="00C53F07" w:rsidRPr="00A4660B" w14:paraId="37C2DF9B" w14:textId="77777777" w:rsidTr="00E14C5B">
        <w:trPr>
          <w:trHeight w:hRule="exact" w:val="568"/>
        </w:trPr>
        <w:tc>
          <w:tcPr>
            <w:tcW w:w="0" w:type="auto"/>
            <w:vMerge/>
            <w:vAlign w:val="center"/>
          </w:tcPr>
          <w:p w14:paraId="5C6120CC" w14:textId="77777777" w:rsidR="00C53F07" w:rsidRPr="00A4660B" w:rsidRDefault="00C53F07" w:rsidP="00CD13E3">
            <w:pPr>
              <w:keepNext/>
              <w:jc w:val="center"/>
              <w:rPr>
                <w:rFonts w:cs="Times New Roman"/>
              </w:rPr>
            </w:pPr>
          </w:p>
        </w:tc>
        <w:tc>
          <w:tcPr>
            <w:tcW w:w="2447" w:type="dxa"/>
            <w:vAlign w:val="center"/>
          </w:tcPr>
          <w:p w14:paraId="15341DC9" w14:textId="15C46BFC" w:rsidR="00C53F07" w:rsidRPr="00A4660B" w:rsidRDefault="00C53F07" w:rsidP="00CD13E3">
            <w:pPr>
              <w:keepNext/>
              <w:jc w:val="center"/>
              <w:rPr>
                <w:rFonts w:eastAsia="Calibri" w:cs="Times New Roman"/>
              </w:rPr>
            </w:pPr>
            <w:r>
              <w:rPr>
                <w:rFonts w:eastAsia="Calibri" w:cs="Times New Roman"/>
              </w:rPr>
              <w:t>Public passenger</w:t>
            </w:r>
          </w:p>
        </w:tc>
        <w:tc>
          <w:tcPr>
            <w:tcW w:w="3289" w:type="dxa"/>
            <w:vAlign w:val="center"/>
          </w:tcPr>
          <w:p w14:paraId="0B675C2C" w14:textId="58AAC3F9" w:rsidR="00C53F07" w:rsidRPr="00A4660B" w:rsidRDefault="007A4244" w:rsidP="00CD13E3">
            <w:pPr>
              <w:keepNext/>
              <w:ind w:left="-108" w:firstLine="108"/>
              <w:jc w:val="center"/>
              <w:rPr>
                <w:rFonts w:eastAsia="Calibri" w:cs="Times New Roman"/>
              </w:rPr>
            </w:pPr>
            <w:r>
              <w:rPr>
                <w:rFonts w:eastAsia="Calibri" w:cs="Times New Roman"/>
              </w:rPr>
              <w:t>Passen</w:t>
            </w:r>
            <w:r w:rsidR="00962DAF">
              <w:rPr>
                <w:rFonts w:eastAsia="Calibri" w:cs="Times New Roman"/>
              </w:rPr>
              <w:t>g</w:t>
            </w:r>
            <w:r>
              <w:rPr>
                <w:rFonts w:eastAsia="Calibri" w:cs="Times New Roman"/>
              </w:rPr>
              <w:t xml:space="preserve">er kilometre travel by </w:t>
            </w:r>
            <w:r w:rsidR="00E14C5B">
              <w:rPr>
                <w:rFonts w:eastAsia="Calibri" w:cs="Times New Roman"/>
              </w:rPr>
              <w:t>Bus, train, minibus</w:t>
            </w:r>
            <w:r w:rsidR="0014544E">
              <w:rPr>
                <w:rFonts w:eastAsia="Calibri" w:cs="Times New Roman"/>
              </w:rPr>
              <w:t>, BRT</w:t>
            </w:r>
          </w:p>
        </w:tc>
        <w:tc>
          <w:tcPr>
            <w:tcW w:w="1559" w:type="dxa"/>
            <w:vAlign w:val="center"/>
          </w:tcPr>
          <w:p w14:paraId="1FE3D2D0" w14:textId="675023A2" w:rsidR="00C53F07" w:rsidRPr="00A4660B" w:rsidRDefault="00E14C5B" w:rsidP="00CD13E3">
            <w:pPr>
              <w:keepNext/>
              <w:jc w:val="center"/>
              <w:rPr>
                <w:rFonts w:cs="Times New Roman"/>
              </w:rPr>
            </w:pPr>
            <w:r>
              <w:rPr>
                <w:rFonts w:cs="Times New Roman"/>
              </w:rPr>
              <w:t>Household income</w:t>
            </w:r>
          </w:p>
        </w:tc>
      </w:tr>
    </w:tbl>
    <w:p w14:paraId="012760B1" w14:textId="5C4C7773" w:rsidR="00A26729" w:rsidRPr="00FC0C93" w:rsidRDefault="00A26729" w:rsidP="00CD13E3">
      <w:pPr>
        <w:rPr>
          <w:lang w:val="en-ZA"/>
        </w:rPr>
      </w:pPr>
    </w:p>
    <w:p w14:paraId="7D3CD70A" w14:textId="24DEB1E0" w:rsidR="00885A91" w:rsidRDefault="004A413D" w:rsidP="00CD13E3">
      <w:pPr>
        <w:pStyle w:val="Heading2"/>
        <w:spacing w:before="0"/>
      </w:pPr>
      <w:bookmarkStart w:id="13" w:name="_Toc417982779"/>
      <w:r>
        <w:t>Drivers</w:t>
      </w:r>
      <w:r w:rsidR="002006E1">
        <w:t xml:space="preserve"> of energy demand within SATIM</w:t>
      </w:r>
      <w:bookmarkEnd w:id="13"/>
    </w:p>
    <w:p w14:paraId="0B686DDD" w14:textId="225342FC" w:rsidR="007179E9" w:rsidRDefault="00B65D54" w:rsidP="00CD13E3">
      <w:r>
        <w:t>Primary drivers of demand are population and GDP. P</w:t>
      </w:r>
      <w:r w:rsidRPr="00A4660B">
        <w:t>opulation growth directly impacts the demand for energy in the residential and transport sectors and indirectly in all other demand sectors.</w:t>
      </w:r>
      <w:r w:rsidR="00E14C5B">
        <w:t xml:space="preserve"> Population growt</w:t>
      </w:r>
      <w:r>
        <w:t xml:space="preserve">h follows </w:t>
      </w:r>
      <w:r w:rsidR="002B12C6">
        <w:t xml:space="preserve">the </w:t>
      </w:r>
      <w:del w:id="14" w:author="Bruno Merven" w:date="2020-12-11T13:24:00Z">
        <w:r w:rsidDel="007A5772">
          <w:delText xml:space="preserve">UNEP </w:delText>
        </w:r>
        <w:r w:rsidR="007179E9" w:rsidDel="007A5772">
          <w:delText>mediu</w:delText>
        </w:r>
        <w:r w:rsidR="002B12C6" w:rsidDel="007A5772">
          <w:delText>m</w:delText>
        </w:r>
        <w:r w:rsidR="007179E9" w:rsidDel="007A5772">
          <w:delText xml:space="preserve"> growth </w:delText>
        </w:r>
        <w:r w:rsidDel="007A5772">
          <w:delText>forecast</w:delText>
        </w:r>
        <w:r w:rsidR="007179E9" w:rsidDel="007A5772">
          <w:delText>s</w:delText>
        </w:r>
        <w:r w:rsidDel="007A5772">
          <w:delText xml:space="preserve"> (UNEP, 2015), in which population in the base year is 55.27 million,</w:delText>
        </w:r>
      </w:del>
      <w:ins w:id="15" w:author="Bruno Merven" w:date="2020-12-11T13:24:00Z">
        <w:r w:rsidR="007A5772">
          <w:t xml:space="preserve">central </w:t>
        </w:r>
      </w:ins>
      <w:ins w:id="16" w:author="Bruno Merven" w:date="2020-12-11T13:25:00Z">
        <w:r w:rsidR="007A5772">
          <w:t>(median) case from the World Population Prospects 2019 (</w:t>
        </w:r>
      </w:ins>
      <w:ins w:id="17" w:author="Bruno Merven" w:date="2020-12-11T13:27:00Z">
        <w:r w:rsidR="007A5772">
          <w:t>DESA</w:t>
        </w:r>
      </w:ins>
      <w:ins w:id="18" w:author="Bruno Merven" w:date="2020-12-11T13:25:00Z">
        <w:r w:rsidR="007A5772">
          <w:t>, 2019),</w:t>
        </w:r>
      </w:ins>
      <w:r>
        <w:t xml:space="preserve"> increasing to </w:t>
      </w:r>
      <w:del w:id="19" w:author="Bruno Merven" w:date="2020-12-11T13:26:00Z">
        <w:r w:rsidDel="007A5772">
          <w:delText>65</w:delText>
        </w:r>
      </w:del>
      <w:ins w:id="20" w:author="Bruno Merven" w:date="2020-12-11T13:26:00Z">
        <w:r w:rsidR="007A5772">
          <w:t>7</w:t>
        </w:r>
        <w:r w:rsidR="007A5772">
          <w:t>5</w:t>
        </w:r>
      </w:ins>
      <w:r>
        <w:t>.</w:t>
      </w:r>
      <w:del w:id="21" w:author="Bruno Merven" w:date="2020-12-11T13:26:00Z">
        <w:r w:rsidDel="007A5772">
          <w:delText xml:space="preserve">44 </w:delText>
        </w:r>
      </w:del>
      <w:ins w:id="22" w:author="Bruno Merven" w:date="2020-12-11T13:26:00Z">
        <w:r w:rsidR="007A5772">
          <w:t>5</w:t>
        </w:r>
        <w:r w:rsidR="007A5772">
          <w:t xml:space="preserve"> </w:t>
        </w:r>
      </w:ins>
      <w:r>
        <w:t xml:space="preserve">million in 2050. </w:t>
      </w:r>
    </w:p>
    <w:p w14:paraId="3C3DC1DA" w14:textId="20415762" w:rsidR="007179E9" w:rsidRDefault="00C71C2B" w:rsidP="00CD13E3">
      <w:r w:rsidRPr="00640A0E">
        <w:t xml:space="preserve">Whilst population forecasts are generally kept constant in all scenarios, GDP growth can change in response to prices or policy targets etc. </w:t>
      </w:r>
      <w:r w:rsidR="00B65D54" w:rsidRPr="00640A0E">
        <w:t xml:space="preserve">GDP growth </w:t>
      </w:r>
      <w:r w:rsidR="007179E9" w:rsidRPr="00640A0E">
        <w:t>in each economic sector</w:t>
      </w:r>
      <w:r w:rsidR="0069167A" w:rsidRPr="00640A0E">
        <w:t>,</w:t>
      </w:r>
      <w:r w:rsidR="007179E9" w:rsidRPr="00640A0E">
        <w:t xml:space="preserve"> along with anticipated household income levels</w:t>
      </w:r>
      <w:r w:rsidR="0069167A" w:rsidRPr="00640A0E">
        <w:t>,</w:t>
      </w:r>
      <w:r w:rsidR="007179E9" w:rsidRPr="00640A0E">
        <w:t xml:space="preserve"> </w:t>
      </w:r>
      <w:r w:rsidR="00B65D54" w:rsidRPr="00640A0E">
        <w:t xml:space="preserve">is drawn from a CGE model. </w:t>
      </w:r>
      <w:r w:rsidRPr="00640A0E">
        <w:t xml:space="preserve">While CGE models are not forecasting tools, they do generate economically consistent paths of economic growth, including sector growth, employment and household welfare, for a given set of assumptions. </w:t>
      </w:r>
    </w:p>
    <w:p w14:paraId="7B22C993" w14:textId="4F797497" w:rsidR="00B65D54" w:rsidRDefault="00B65D54" w:rsidP="00CD13E3">
      <w:r>
        <w:t>Useful Energy (UE) demand</w:t>
      </w:r>
      <w:r w:rsidR="0069167A">
        <w:t xml:space="preserve"> (the demand for energy services)</w:t>
      </w:r>
      <w:r w:rsidR="004A413D">
        <w:t xml:space="preserve"> is exogenously</w:t>
      </w:r>
      <w:r w:rsidR="00D55C61">
        <w:t xml:space="preserve"> specified</w:t>
      </w:r>
      <w:r w:rsidR="007C1407">
        <w:t>.</w:t>
      </w:r>
      <w:r w:rsidR="00D55C61">
        <w:t xml:space="preserve"> </w:t>
      </w:r>
      <w:r>
        <w:t xml:space="preserve">UE demand </w:t>
      </w:r>
      <w:r w:rsidR="00065E80">
        <w:t>projections</w:t>
      </w:r>
      <w:r>
        <w:t xml:space="preserve"> to 2050 </w:t>
      </w:r>
      <w:r w:rsidR="00065E80">
        <w:t xml:space="preserve">are </w:t>
      </w:r>
      <w:r w:rsidR="0069167A">
        <w:t xml:space="preserve">calculated </w:t>
      </w:r>
      <w:r>
        <w:t xml:space="preserve">based on </w:t>
      </w:r>
      <w:r w:rsidR="00065E80">
        <w:t xml:space="preserve">the </w:t>
      </w:r>
      <w:r w:rsidR="0069167A">
        <w:t>growth of</w:t>
      </w:r>
      <w:r w:rsidR="00065E80">
        <w:t xml:space="preserve"> </w:t>
      </w:r>
      <w:r w:rsidR="002B12C6">
        <w:t xml:space="preserve">primary </w:t>
      </w:r>
      <w:r w:rsidR="0069167A">
        <w:t>drivers</w:t>
      </w:r>
      <w:r w:rsidR="00065E80">
        <w:t xml:space="preserve"> and are therefore based on assumptions around how anticipated population and GDP growth will </w:t>
      </w:r>
      <w:r>
        <w:t xml:space="preserve">translate into a growth in commercial floor area, household </w:t>
      </w:r>
      <w:r w:rsidR="002B12C6">
        <w:t>income levels</w:t>
      </w:r>
      <w:r>
        <w:t xml:space="preserve">, industrial sector production, </w:t>
      </w:r>
      <w:r w:rsidR="00065E80">
        <w:t xml:space="preserve">demand for </w:t>
      </w:r>
      <w:r>
        <w:t>transport passenger km and freight tonne km</w:t>
      </w:r>
      <w:r w:rsidR="00065E80">
        <w:t xml:space="preserve"> in different transport modes</w:t>
      </w:r>
      <w:r>
        <w:t xml:space="preserve">, and agricultural production. </w:t>
      </w:r>
    </w:p>
    <w:p w14:paraId="1F757FC0" w14:textId="759A0515" w:rsidR="007B71EA" w:rsidRDefault="00DE4417" w:rsidP="007B71EA">
      <w:pPr>
        <w:pStyle w:val="Heading1"/>
        <w:spacing w:before="0"/>
      </w:pPr>
      <w:bookmarkStart w:id="23" w:name="_Toc417982780"/>
      <w:r>
        <w:t xml:space="preserve">SATIM </w:t>
      </w:r>
      <w:r w:rsidR="00BB0D92">
        <w:t>supply</w:t>
      </w:r>
      <w:r w:rsidR="00373569">
        <w:t xml:space="preserve"> and demand</w:t>
      </w:r>
      <w:r w:rsidR="00BB0D92">
        <w:t xml:space="preserve"> </w:t>
      </w:r>
      <w:r>
        <w:t>sector descriptions</w:t>
      </w:r>
      <w:bookmarkEnd w:id="23"/>
    </w:p>
    <w:p w14:paraId="7C0B44F1" w14:textId="4EA51D04" w:rsidR="00AF59E1" w:rsidRDefault="00AF6B12" w:rsidP="00CD13E3">
      <w:pPr>
        <w:pStyle w:val="Heading2"/>
        <w:spacing w:before="0"/>
      </w:pPr>
      <w:bookmarkStart w:id="24" w:name="_Toc417982781"/>
      <w:r>
        <w:t>R</w:t>
      </w:r>
      <w:r w:rsidR="00FD793A">
        <w:t xml:space="preserve">epresentation </w:t>
      </w:r>
      <w:r>
        <w:t xml:space="preserve">of </w:t>
      </w:r>
      <w:r w:rsidR="006C4765">
        <w:t>electricity and liquid fuels s</w:t>
      </w:r>
      <w:r>
        <w:t xml:space="preserve">upply </w:t>
      </w:r>
      <w:r w:rsidR="002006E1">
        <w:t>in SATIM</w:t>
      </w:r>
      <w:bookmarkEnd w:id="24"/>
      <w:r w:rsidR="00AF59E1">
        <w:t xml:space="preserve"> </w:t>
      </w:r>
    </w:p>
    <w:p w14:paraId="7B66E88A" w14:textId="1EAAF609" w:rsidR="006C4765" w:rsidRPr="006C4765" w:rsidRDefault="007B71EA" w:rsidP="00CD13E3">
      <w:r>
        <w:t xml:space="preserve">The supply sector includes the extraction of primary resources, production of electricity and liquid fuels, as well as imports of electricity, oil and other liquid fuels products, and export of coal, electricity and liquid fuels products. Export of electricity is exogenously and fixed at the base year value. Coal exports are flexible but subject to a constraint on growth (decay or increase) rate of 5% per year. Overproduction of liquid fuels is exported. Import of electricity is constrained to regional projects listed in the South African Department of Energy Integrated Resource Plans, it is largely hydro from Inga. </w:t>
      </w:r>
    </w:p>
    <w:p w14:paraId="05E23710" w14:textId="5267205A" w:rsidR="007E7CB4" w:rsidRDefault="007E7CB4" w:rsidP="007D42FB">
      <w:pPr>
        <w:pStyle w:val="Heading3"/>
      </w:pPr>
      <w:r>
        <w:t>Electricity</w:t>
      </w:r>
    </w:p>
    <w:p w14:paraId="15A20069" w14:textId="327557F4" w:rsidR="00D70B86" w:rsidRDefault="00DC01A1" w:rsidP="00743AB6">
      <w:pPr>
        <w:rPr>
          <w:lang w:val="en-US"/>
        </w:rPr>
      </w:pPr>
      <w:r>
        <w:t>Within SATIM, t</w:t>
      </w:r>
      <w:r w:rsidR="005E4057" w:rsidRPr="00A4660B">
        <w:t xml:space="preserve">he power sector is </w:t>
      </w:r>
      <w:r w:rsidR="00D70B86">
        <w:t>split</w:t>
      </w:r>
      <w:r w:rsidR="005E4057" w:rsidRPr="00A4660B">
        <w:t xml:space="preserve"> into Generation,</w:t>
      </w:r>
      <w:r w:rsidR="00A64608">
        <w:t xml:space="preserve"> Transmission and Distribution, shown</w:t>
      </w:r>
      <w:r w:rsidR="00A64608" w:rsidRPr="00A4660B">
        <w:t xml:space="preserve"> </w:t>
      </w:r>
      <w:r w:rsidR="00A64608">
        <w:t xml:space="preserve">graphically </w:t>
      </w:r>
      <w:r w:rsidR="00A64608" w:rsidRPr="00A4660B">
        <w:t xml:space="preserve">in </w:t>
      </w:r>
      <w:r w:rsidR="00A64608">
        <w:fldChar w:fldCharType="begin"/>
      </w:r>
      <w:r w:rsidR="00A64608">
        <w:instrText xml:space="preserve"> REF _Ref416281924 \h </w:instrText>
      </w:r>
      <w:r w:rsidR="00A64608">
        <w:fldChar w:fldCharType="separate"/>
      </w:r>
      <w:r w:rsidR="00A64608" w:rsidRPr="00387953">
        <w:t xml:space="preserve">Figure </w:t>
      </w:r>
      <w:r w:rsidR="00A64608">
        <w:rPr>
          <w:noProof/>
        </w:rPr>
        <w:t>3</w:t>
      </w:r>
      <w:r w:rsidR="00A64608">
        <w:fldChar w:fldCharType="end"/>
      </w:r>
      <w:r w:rsidR="00A64608" w:rsidRPr="00A4660B">
        <w:t xml:space="preserve">. </w:t>
      </w:r>
      <w:r>
        <w:t>T</w:t>
      </w:r>
      <w:r w:rsidR="005E4057" w:rsidRPr="00A4660B">
        <w:t xml:space="preserve">he Generation component is modelled in the most detail. </w:t>
      </w:r>
      <w:r w:rsidR="00A64608">
        <w:t xml:space="preserve">Operating </w:t>
      </w:r>
      <w:r w:rsidR="00A64608">
        <w:rPr>
          <w:rFonts w:eastAsia="Times New Roman" w:cs="Times New Roman"/>
        </w:rPr>
        <w:t>power plants are represented individually and the power sector in SATIM therefore includes the expected decommissioning schedule of coal fired power plants, all planned new builds, planned retrofits as well as plant technology characteristics (efficiency, capacity factor</w:t>
      </w:r>
      <w:r w:rsidR="00056025">
        <w:rPr>
          <w:rFonts w:eastAsia="Times New Roman" w:cs="Times New Roman"/>
        </w:rPr>
        <w:t>s</w:t>
      </w:r>
      <w:r w:rsidR="00A64608">
        <w:rPr>
          <w:rFonts w:eastAsia="Times New Roman" w:cs="Times New Roman"/>
        </w:rPr>
        <w:t xml:space="preserve"> etc). </w:t>
      </w:r>
      <w:r w:rsidR="00743AB6" w:rsidRPr="00A4660B">
        <w:rPr>
          <w:lang w:val="en-US"/>
        </w:rPr>
        <w:t>The expected decommissioning schedule of the existing coal fleet</w:t>
      </w:r>
      <w:r w:rsidR="00D70B86">
        <w:rPr>
          <w:lang w:val="en-US"/>
        </w:rPr>
        <w:t>,</w:t>
      </w:r>
      <w:r w:rsidR="00743AB6" w:rsidRPr="00A4660B">
        <w:rPr>
          <w:lang w:val="en-US"/>
        </w:rPr>
        <w:t xml:space="preserve"> </w:t>
      </w:r>
      <w:r w:rsidR="00D70B86">
        <w:rPr>
          <w:lang w:val="en-US"/>
        </w:rPr>
        <w:t>a</w:t>
      </w:r>
      <w:r w:rsidR="00D70B86" w:rsidRPr="00A4660B">
        <w:rPr>
          <w:lang w:val="en-US"/>
        </w:rPr>
        <w:t>ir q</w:t>
      </w:r>
      <w:r w:rsidR="00D70B86">
        <w:rPr>
          <w:lang w:val="en-US"/>
        </w:rPr>
        <w:t>uality plant retrofit schedules</w:t>
      </w:r>
      <w:r w:rsidR="00D70B86" w:rsidRPr="00A4660B">
        <w:rPr>
          <w:lang w:val="en-US"/>
        </w:rPr>
        <w:t xml:space="preserve"> for fabric filter plants </w:t>
      </w:r>
      <w:r w:rsidR="00D70B86">
        <w:rPr>
          <w:lang w:val="en-US"/>
        </w:rPr>
        <w:t>(FFP) and low NOx burners (LNB)</w:t>
      </w:r>
      <w:r w:rsidR="00D70B86" w:rsidRPr="00A4660B">
        <w:rPr>
          <w:lang w:val="en-US"/>
        </w:rPr>
        <w:t xml:space="preserve"> are </w:t>
      </w:r>
      <w:r w:rsidR="00743AB6" w:rsidRPr="00A4660B">
        <w:rPr>
          <w:lang w:val="en-US"/>
        </w:rPr>
        <w:t xml:space="preserve">assumed to follow </w:t>
      </w:r>
      <w:r w:rsidR="00743AB6" w:rsidRPr="00387953">
        <w:rPr>
          <w:lang w:val="en-US"/>
        </w:rPr>
        <w:fldChar w:fldCharType="begin"/>
      </w:r>
      <w:r w:rsidR="00743AB6" w:rsidRPr="00A4660B">
        <w:rPr>
          <w:lang w:val="en-US"/>
        </w:rPr>
        <w:instrText xml:space="preserve"> REF _Ref374961248 \h </w:instrText>
      </w:r>
      <w:r w:rsidR="00743AB6">
        <w:rPr>
          <w:lang w:val="en-US"/>
        </w:rPr>
        <w:instrText xml:space="preserve"> \* MERGEFORMAT </w:instrText>
      </w:r>
      <w:r w:rsidR="00743AB6" w:rsidRPr="00387953">
        <w:rPr>
          <w:lang w:val="en-US"/>
        </w:rPr>
      </w:r>
      <w:r w:rsidR="00743AB6" w:rsidRPr="00387953">
        <w:rPr>
          <w:lang w:val="en-US"/>
        </w:rPr>
        <w:fldChar w:fldCharType="separate"/>
      </w:r>
      <w:r w:rsidR="00743AB6" w:rsidRPr="00A4660B">
        <w:t xml:space="preserve">Table </w:t>
      </w:r>
      <w:r w:rsidR="00743AB6">
        <w:rPr>
          <w:noProof/>
        </w:rPr>
        <w:t>2</w:t>
      </w:r>
      <w:r w:rsidR="00743AB6" w:rsidRPr="00387953">
        <w:rPr>
          <w:lang w:val="en-US"/>
        </w:rPr>
        <w:fldChar w:fldCharType="end"/>
      </w:r>
      <w:ins w:id="25" w:author="Bruno Merven" w:date="2020-12-11T13:28:00Z">
        <w:r w:rsidR="007A5772">
          <w:rPr>
            <w:lang w:val="en-US"/>
          </w:rPr>
          <w:t xml:space="preserve">, although it is possible to </w:t>
        </w:r>
      </w:ins>
      <w:ins w:id="26" w:author="Bruno Merven" w:date="2020-12-11T13:29:00Z">
        <w:r w:rsidR="007A5772">
          <w:rPr>
            <w:lang w:val="en-US"/>
          </w:rPr>
          <w:t xml:space="preserve">run scenario with </w:t>
        </w:r>
      </w:ins>
      <w:ins w:id="27" w:author="Bruno Merven" w:date="2020-12-11T13:28:00Z">
        <w:r w:rsidR="007A5772">
          <w:rPr>
            <w:lang w:val="en-US"/>
          </w:rPr>
          <w:t>endogen</w:t>
        </w:r>
      </w:ins>
      <w:ins w:id="28" w:author="Bruno Merven" w:date="2020-12-11T13:29:00Z">
        <w:r w:rsidR="007A5772">
          <w:rPr>
            <w:lang w:val="en-US"/>
          </w:rPr>
          <w:t>ous retirement of existing and new coal power plants</w:t>
        </w:r>
      </w:ins>
      <w:r w:rsidR="00743AB6" w:rsidRPr="00A4660B">
        <w:rPr>
          <w:lang w:val="en-US"/>
        </w:rPr>
        <w:t>. Flue gas desulfurization (FGD) retrofits are not accounted for.</w:t>
      </w:r>
      <w:r w:rsidR="00743AB6">
        <w:rPr>
          <w:lang w:val="en-US"/>
        </w:rPr>
        <w:t xml:space="preserve"> </w:t>
      </w:r>
      <w:r w:rsidR="006E0909" w:rsidRPr="006E0909">
        <w:rPr>
          <w:lang w:val="en-US"/>
        </w:rPr>
        <w:t xml:space="preserve">Medupi and Kusile </w:t>
      </w:r>
      <w:r w:rsidR="006E0909">
        <w:rPr>
          <w:lang w:val="en-US"/>
        </w:rPr>
        <w:t xml:space="preserve">are </w:t>
      </w:r>
      <w:r w:rsidR="006E0909" w:rsidRPr="006E0909">
        <w:rPr>
          <w:lang w:val="en-US"/>
        </w:rPr>
        <w:t>decommissioned after 2050 which falls outside of the planning window.</w:t>
      </w:r>
    </w:p>
    <w:p w14:paraId="53784050" w14:textId="333B9C88" w:rsidR="00BC16CF" w:rsidRDefault="00A64608" w:rsidP="00743AB6">
      <w:pPr>
        <w:rPr>
          <w:lang w:val="en-US"/>
        </w:rPr>
      </w:pPr>
      <w:r>
        <w:rPr>
          <w:rFonts w:eastAsia="Times New Roman" w:cs="Times New Roman"/>
        </w:rPr>
        <w:t xml:space="preserve">New build options </w:t>
      </w:r>
      <w:r w:rsidR="00322045">
        <w:rPr>
          <w:rFonts w:eastAsia="Times New Roman" w:cs="Times New Roman"/>
        </w:rPr>
        <w:t>include</w:t>
      </w:r>
      <w:r w:rsidR="006813DC">
        <w:rPr>
          <w:rFonts w:eastAsia="Times New Roman" w:cs="Times New Roman"/>
        </w:rPr>
        <w:t xml:space="preserve"> </w:t>
      </w:r>
      <w:r w:rsidR="008A7C31">
        <w:rPr>
          <w:rFonts w:eastAsia="Times New Roman" w:cs="Times New Roman"/>
        </w:rPr>
        <w:t>nuclear, wind, solar, coal and gas</w:t>
      </w:r>
      <w:r w:rsidR="00372EB9">
        <w:rPr>
          <w:rFonts w:eastAsia="Times New Roman" w:cs="Times New Roman"/>
        </w:rPr>
        <w:t>, hydro, pumped storage and batter</w:t>
      </w:r>
      <w:r w:rsidR="006813DC">
        <w:rPr>
          <w:rFonts w:eastAsia="Times New Roman" w:cs="Times New Roman"/>
        </w:rPr>
        <w:t>y technologies</w:t>
      </w:r>
      <w:r>
        <w:rPr>
          <w:rFonts w:eastAsia="Times New Roman" w:cs="Times New Roman"/>
        </w:rPr>
        <w:t xml:space="preserve">. </w:t>
      </w:r>
      <w:r w:rsidR="00BC16CF" w:rsidRPr="00A4660B">
        <w:rPr>
          <w:rFonts w:eastAsia="Times New Roman" w:cs="Times New Roman"/>
          <w:lang w:val="en-US"/>
        </w:rPr>
        <w:t xml:space="preserve">In SATIM solar PV and wind are conservatively assumed to be unable to contribute to peak demand (0% ‘capacity credit’). Dispatchable generation and storage is built to meet a 15% reserve margin firm capacity requirement. </w:t>
      </w:r>
      <w:r w:rsidR="00BC16CF" w:rsidRPr="00A4660B">
        <w:rPr>
          <w:rFonts w:eastAsia="Times New Roman" w:cs="Times New Roman"/>
        </w:rPr>
        <w:t>Unscheduled outages are</w:t>
      </w:r>
      <w:r w:rsidR="00BC16CF" w:rsidRPr="00A4660B">
        <w:rPr>
          <w:rFonts w:eastAsia="Times New Roman" w:cs="Times New Roman"/>
          <w:lang w:val="en-US"/>
        </w:rPr>
        <w:t xml:space="preserve"> also</w:t>
      </w:r>
      <w:r w:rsidR="00BC16CF" w:rsidRPr="00A4660B">
        <w:rPr>
          <w:rFonts w:eastAsia="Times New Roman" w:cs="Times New Roman"/>
        </w:rPr>
        <w:t xml:space="preserve"> </w:t>
      </w:r>
      <w:r w:rsidR="00DC3CF0" w:rsidRPr="00A4660B">
        <w:rPr>
          <w:rFonts w:eastAsia="Times New Roman" w:cs="Times New Roman"/>
        </w:rPr>
        <w:t>accommodated</w:t>
      </w:r>
      <w:r w:rsidR="00BC16CF" w:rsidRPr="00A4660B">
        <w:rPr>
          <w:rFonts w:eastAsia="Times New Roman" w:cs="Times New Roman"/>
          <w:lang w:val="en-US"/>
        </w:rPr>
        <w:t xml:space="preserve"> for</w:t>
      </w:r>
      <w:r w:rsidR="00BC16CF" w:rsidRPr="00A4660B">
        <w:rPr>
          <w:rFonts w:eastAsia="Times New Roman" w:cs="Times New Roman"/>
        </w:rPr>
        <w:t xml:space="preserve"> through</w:t>
      </w:r>
      <w:r w:rsidR="00BC16CF" w:rsidRPr="00A4660B">
        <w:rPr>
          <w:rFonts w:eastAsia="Times New Roman" w:cs="Times New Roman"/>
          <w:lang w:val="en-US"/>
        </w:rPr>
        <w:t xml:space="preserve"> this </w:t>
      </w:r>
      <w:r w:rsidR="00BC16CF" w:rsidRPr="00A4660B">
        <w:rPr>
          <w:rFonts w:eastAsia="Times New Roman" w:cs="Times New Roman"/>
        </w:rPr>
        <w:t>reserve margin</w:t>
      </w:r>
      <w:r w:rsidR="00BC16CF" w:rsidRPr="00A4660B">
        <w:rPr>
          <w:rFonts w:eastAsia="Times New Roman" w:cs="Times New Roman"/>
          <w:lang w:val="en-US"/>
        </w:rPr>
        <w:t xml:space="preserve">. </w:t>
      </w:r>
    </w:p>
    <w:p w14:paraId="0BE07736" w14:textId="483F3BF0" w:rsidR="00743AB6" w:rsidRDefault="005C4D20" w:rsidP="00010661">
      <w:pPr>
        <w:rPr>
          <w:lang w:val="en-US"/>
        </w:rPr>
      </w:pPr>
      <w:r>
        <w:rPr>
          <w:lang w:val="en-US"/>
        </w:rPr>
        <w:t xml:space="preserve">Although there may be practical build rate limitations for example because of </w:t>
      </w:r>
      <w:r w:rsidRPr="00A4660B">
        <w:rPr>
          <w:rFonts w:eastAsia="Times New Roman" w:cs="Times New Roman"/>
          <w:lang w:val="en-US"/>
        </w:rPr>
        <w:t>transmission expansion, port limitations, local ski</w:t>
      </w:r>
      <w:r>
        <w:rPr>
          <w:rFonts w:eastAsia="Times New Roman" w:cs="Times New Roman"/>
          <w:lang w:val="en-US"/>
        </w:rPr>
        <w:t xml:space="preserve">lls capacity, manufacturing </w:t>
      </w:r>
      <w:r w:rsidR="002B0D05">
        <w:rPr>
          <w:rFonts w:eastAsia="Times New Roman" w:cs="Times New Roman"/>
          <w:lang w:val="en-US"/>
        </w:rPr>
        <w:t>etc.</w:t>
      </w:r>
      <w:r>
        <w:rPr>
          <w:rFonts w:eastAsia="Times New Roman" w:cs="Times New Roman"/>
          <w:lang w:val="en-US"/>
        </w:rPr>
        <w:t xml:space="preserve">, no </w:t>
      </w:r>
      <w:r w:rsidRPr="00A4660B">
        <w:rPr>
          <w:lang w:val="en-US"/>
        </w:rPr>
        <w:t xml:space="preserve">upper limits on annual new build for wind and solar are included in </w:t>
      </w:r>
      <w:r w:rsidR="009A3F7B">
        <w:rPr>
          <w:lang w:val="en-US"/>
        </w:rPr>
        <w:t xml:space="preserve">the </w:t>
      </w:r>
      <w:r w:rsidRPr="00A4660B">
        <w:rPr>
          <w:lang w:val="en-US"/>
        </w:rPr>
        <w:t>SATIM</w:t>
      </w:r>
      <w:r w:rsidR="009A3F7B">
        <w:rPr>
          <w:lang w:val="en-US"/>
        </w:rPr>
        <w:t xml:space="preserve"> reference case</w:t>
      </w:r>
      <w:r w:rsidRPr="00A4660B">
        <w:rPr>
          <w:lang w:val="en-US"/>
        </w:rPr>
        <w:t xml:space="preserve">, allowing the system to choose the least-cost optimal energy mix without artificial constraints.  </w:t>
      </w:r>
    </w:p>
    <w:p w14:paraId="5FB5F94D" w14:textId="1A11633A" w:rsidR="004A446A" w:rsidRDefault="005E4057" w:rsidP="00CD13E3">
      <w:r w:rsidRPr="00A4660B">
        <w:t xml:space="preserve">Since </w:t>
      </w:r>
      <w:r w:rsidR="00056025">
        <w:t>South Africa</w:t>
      </w:r>
      <w:r w:rsidRPr="00A4660B">
        <w:t xml:space="preserve"> is modelled as a single node</w:t>
      </w:r>
      <w:r w:rsidR="00056025">
        <w:t xml:space="preserve"> in SATIM</w:t>
      </w:r>
      <w:r w:rsidRPr="00A4660B">
        <w:t>,</w:t>
      </w:r>
      <w:r w:rsidR="00DC01A1" w:rsidRPr="00DC01A1">
        <w:t xml:space="preserve"> </w:t>
      </w:r>
      <w:r w:rsidR="005D3432" w:rsidRPr="00A4660B">
        <w:t>transmission and distribution</w:t>
      </w:r>
      <w:r w:rsidR="005D3432">
        <w:t xml:space="preserve"> </w:t>
      </w:r>
      <w:r w:rsidR="00DC01A1" w:rsidRPr="00A4660B">
        <w:t xml:space="preserve">losses are </w:t>
      </w:r>
      <w:r w:rsidR="00323610">
        <w:t xml:space="preserve">applied as </w:t>
      </w:r>
      <w:r w:rsidR="005D3432">
        <w:t>a</w:t>
      </w:r>
      <w:r w:rsidR="005D3432" w:rsidRPr="00A4660B">
        <w:t>ggregate</w:t>
      </w:r>
      <w:r w:rsidR="005D3432">
        <w:t xml:space="preserve"> </w:t>
      </w:r>
      <w:r w:rsidR="00323610">
        <w:t xml:space="preserve">losses </w:t>
      </w:r>
      <w:r w:rsidR="005D3432">
        <w:t>in the model</w:t>
      </w:r>
      <w:r w:rsidR="00DC01A1" w:rsidRPr="00A4660B">
        <w:t xml:space="preserve">. </w:t>
      </w:r>
      <w:r w:rsidR="009B5371">
        <w:t>Under this configuration, s</w:t>
      </w:r>
      <w:r w:rsidR="009B5371" w:rsidRPr="00561CCE">
        <w:t>hifting generation from current locations to more dispersed loc</w:t>
      </w:r>
      <w:r w:rsidR="007B71EA">
        <w:t xml:space="preserve">ations does not impact results </w:t>
      </w:r>
      <w:r w:rsidR="009B5371" w:rsidRPr="00561CCE">
        <w:t>for instance as a result of developing a significant amou</w:t>
      </w:r>
      <w:r w:rsidR="007B71EA">
        <w:t>nt of renewable energy capacity</w:t>
      </w:r>
      <w:r w:rsidR="009B5371" w:rsidRPr="00561CCE">
        <w:t>.</w:t>
      </w:r>
      <w:r w:rsidR="009B5371">
        <w:t xml:space="preserve"> </w:t>
      </w:r>
    </w:p>
    <w:p w14:paraId="4EDA9F42" w14:textId="6CFC9D7D" w:rsidR="005E4057" w:rsidRPr="005306B2" w:rsidRDefault="00DC01A1" w:rsidP="00CD13E3">
      <w:pPr>
        <w:rPr>
          <w:rFonts w:eastAsia="Times New Roman" w:cs="Times New Roman"/>
        </w:rPr>
      </w:pPr>
      <w:r>
        <w:t>T</w:t>
      </w:r>
      <w:r w:rsidR="005E4057" w:rsidRPr="00A4660B">
        <w:t>ransmission</w:t>
      </w:r>
      <w:r w:rsidR="00187064">
        <w:t xml:space="preserve"> capacity</w:t>
      </w:r>
      <w:r w:rsidR="005E4057" w:rsidRPr="00A4660B">
        <w:t xml:space="preserve"> is </w:t>
      </w:r>
      <w:r w:rsidR="008A7C31">
        <w:t>modelled</w:t>
      </w:r>
      <w:r w:rsidR="005E4057" w:rsidRPr="00A4660B">
        <w:t xml:space="preserve"> as a single technology linking centralised/high voltage electricity (ELCC) to medium voltage </w:t>
      </w:r>
      <w:r w:rsidR="008A7C31">
        <w:t>(MV) electricity lines</w:t>
      </w:r>
      <w:r w:rsidR="005E4057" w:rsidRPr="00A4660B">
        <w:t xml:space="preserve"> (ELC). </w:t>
      </w:r>
      <w:r w:rsidR="005306B2">
        <w:rPr>
          <w:rFonts w:eastAsia="Times New Roman" w:cs="Times New Roman"/>
        </w:rPr>
        <w:t xml:space="preserve"> </w:t>
      </w:r>
      <w:r w:rsidR="0038599F">
        <w:rPr>
          <w:rFonts w:eastAsia="Times New Roman" w:cs="Times New Roman"/>
        </w:rPr>
        <w:t xml:space="preserve">Transmission of electricity between ELCC and the MV distribution network incurs a loss of 4%. </w:t>
      </w:r>
      <w:r w:rsidR="008A7C31">
        <w:t xml:space="preserve">MV </w:t>
      </w:r>
      <w:r w:rsidR="005E4057" w:rsidRPr="00A4660B">
        <w:t xml:space="preserve">electricity is distributed to each sector </w:t>
      </w:r>
      <w:r>
        <w:t>in a way that</w:t>
      </w:r>
      <w:r w:rsidR="005E4057" w:rsidRPr="00A4660B">
        <w:t xml:space="preserve"> capture</w:t>
      </w:r>
      <w:r>
        <w:t>s</w:t>
      </w:r>
      <w:r w:rsidR="005E4057" w:rsidRPr="00A4660B">
        <w:t xml:space="preserve"> </w:t>
      </w:r>
      <w:r>
        <w:t xml:space="preserve">the </w:t>
      </w:r>
      <w:r w:rsidR="005E4057" w:rsidRPr="00A4660B">
        <w:t xml:space="preserve">different </w:t>
      </w:r>
      <w:r>
        <w:t xml:space="preserve">levels of </w:t>
      </w:r>
      <w:r w:rsidR="005E4057" w:rsidRPr="00A4660B">
        <w:t>losses</w:t>
      </w:r>
      <w:r>
        <w:t xml:space="preserve"> that are</w:t>
      </w:r>
      <w:r w:rsidR="005E4057" w:rsidRPr="00A4660B">
        <w:t xml:space="preserve"> incurred </w:t>
      </w:r>
      <w:r w:rsidR="0038599F">
        <w:t>distributing</w:t>
      </w:r>
      <w:r>
        <w:t xml:space="preserve"> electricity to </w:t>
      </w:r>
      <w:r w:rsidR="005306B2">
        <w:t xml:space="preserve">the </w:t>
      </w:r>
      <w:r w:rsidR="008A7C31">
        <w:t>sector</w:t>
      </w:r>
      <w:r>
        <w:t xml:space="preserve">. </w:t>
      </w:r>
      <w:r w:rsidR="0006658F">
        <w:t xml:space="preserve">For example, the distribution of electricity to residential households is assumed to incur a loss of </w:t>
      </w:r>
      <w:del w:id="29" w:author="Bruno Merven" w:date="2020-12-11T13:30:00Z">
        <w:r w:rsidR="0038599F" w:rsidDel="007A5772">
          <w:delText>12</w:delText>
        </w:r>
      </w:del>
      <w:ins w:id="30" w:author="Bruno Merven" w:date="2020-12-11T13:30:00Z">
        <w:r w:rsidR="007A5772">
          <w:t>1</w:t>
        </w:r>
        <w:r w:rsidR="007A5772">
          <w:t>9</w:t>
        </w:r>
      </w:ins>
      <w:ins w:id="31" w:author="Bruno Merven" w:date="2020-12-11T13:35:00Z">
        <w:r w:rsidR="007A5772">
          <w:t>.7</w:t>
        </w:r>
      </w:ins>
      <w:r w:rsidR="0038599F">
        <w:t xml:space="preserve">% </w:t>
      </w:r>
      <w:r w:rsidR="0006658F">
        <w:t xml:space="preserve">whereas the distribution of electricity to the industrial sectors </w:t>
      </w:r>
      <w:ins w:id="32" w:author="Bruno Merven" w:date="2020-12-11T13:37:00Z">
        <w:r w:rsidR="00036A9A">
          <w:t xml:space="preserve">(excluding mining) </w:t>
        </w:r>
      </w:ins>
      <w:r w:rsidR="0006658F">
        <w:t xml:space="preserve">incurs a smaller average loss of </w:t>
      </w:r>
      <w:del w:id="33" w:author="Bruno Merven" w:date="2020-12-11T13:36:00Z">
        <w:r w:rsidR="0038599F" w:rsidRPr="0038599F" w:rsidDel="00036A9A">
          <w:delText>3</w:delText>
        </w:r>
      </w:del>
      <w:ins w:id="34" w:author="Bruno Merven" w:date="2020-12-11T13:37:00Z">
        <w:r w:rsidR="00036A9A">
          <w:t>6</w:t>
        </w:r>
      </w:ins>
      <w:ins w:id="35" w:author="Bruno Merven" w:date="2020-12-11T13:36:00Z">
        <w:r w:rsidR="00036A9A">
          <w:t>.</w:t>
        </w:r>
      </w:ins>
      <w:r w:rsidR="0038599F" w:rsidRPr="0038599F">
        <w:t>%</w:t>
      </w:r>
      <w:r w:rsidR="0006658F" w:rsidRPr="0038599F">
        <w:t>.</w:t>
      </w:r>
      <w:r w:rsidR="0006658F">
        <w:t xml:space="preserve"> </w:t>
      </w:r>
      <w:r w:rsidR="005E4057" w:rsidRPr="00A4660B">
        <w:t xml:space="preserve">Note that for purposes of simplicity, the supply technologies and sector distribution legs </w:t>
      </w:r>
      <w:r>
        <w:t>are aggregated</w:t>
      </w:r>
      <w:r w:rsidR="008A7C31">
        <w:t xml:space="preserve"> in </w:t>
      </w:r>
      <w:r w:rsidR="008A7C31">
        <w:fldChar w:fldCharType="begin"/>
      </w:r>
      <w:r w:rsidR="008A7C31">
        <w:instrText xml:space="preserve"> REF _Ref416281924 \h </w:instrText>
      </w:r>
      <w:r w:rsidR="008A7C31">
        <w:fldChar w:fldCharType="separate"/>
      </w:r>
      <w:r w:rsidR="008A7C31" w:rsidRPr="00387953">
        <w:t xml:space="preserve">Figure </w:t>
      </w:r>
      <w:r w:rsidR="008A7C31">
        <w:rPr>
          <w:noProof/>
        </w:rPr>
        <w:t>3</w:t>
      </w:r>
      <w:r w:rsidR="008A7C31">
        <w:fldChar w:fldCharType="end"/>
      </w:r>
      <w:r w:rsidR="005E4057" w:rsidRPr="00A4660B">
        <w:rPr>
          <w:lang w:val="en-US"/>
        </w:rPr>
        <w:t>.</w:t>
      </w:r>
    </w:p>
    <w:p w14:paraId="41BDA81F" w14:textId="2B1D4D09" w:rsidR="0099262E" w:rsidRDefault="0099262E">
      <w:pPr>
        <w:spacing w:after="0"/>
        <w:jc w:val="left"/>
        <w:rPr>
          <w:lang w:val="en-US"/>
        </w:rPr>
      </w:pPr>
      <w:r>
        <w:rPr>
          <w:lang w:val="en-US"/>
        </w:rPr>
        <w:br w:type="page"/>
      </w:r>
    </w:p>
    <w:p w14:paraId="0FCDEF21" w14:textId="2199302C" w:rsidR="005D43F6" w:rsidRDefault="006F6D33" w:rsidP="00CD13E3">
      <w:pPr>
        <w:rPr>
          <w:b/>
        </w:rPr>
      </w:pPr>
      <w:r>
        <w:rPr>
          <w:b/>
          <w:noProof/>
          <w:lang w:val="en-US"/>
        </w:rPr>
        <mc:AlternateContent>
          <mc:Choice Requires="wpg">
            <w:drawing>
              <wp:inline distT="0" distB="0" distL="0" distR="0" wp14:anchorId="0CD9C7C0" wp14:editId="3DA9C4B9">
                <wp:extent cx="5486400" cy="2286000"/>
                <wp:effectExtent l="0" t="0" r="0" b="0"/>
                <wp:docPr id="221" name="Group 221"/>
                <wp:cNvGraphicFramePr/>
                <a:graphic xmlns:a="http://schemas.openxmlformats.org/drawingml/2006/main">
                  <a:graphicData uri="http://schemas.microsoft.com/office/word/2010/wordprocessingGroup">
                    <wpg:wgp>
                      <wpg:cNvGrpSpPr/>
                      <wpg:grpSpPr>
                        <a:xfrm>
                          <a:off x="0" y="0"/>
                          <a:ext cx="5486400" cy="2286000"/>
                          <a:chOff x="0" y="0"/>
                          <a:chExt cx="5486400" cy="2286000"/>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wps:wsp>
                        <wps:cNvPr id="222" name="Text Box 20"/>
                        <wps:cNvSpPr txBox="1"/>
                        <wps:spPr>
                          <a:xfrm>
                            <a:off x="0" y="11430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F9F20F" w14:textId="77777777" w:rsidR="00BF7724" w:rsidRDefault="00BF7724" w:rsidP="006F6D33">
                              <w:r>
                                <w:t>U</w:t>
                              </w:r>
                              <w:r w:rsidRPr="00956FC2">
                                <w:rPr>
                                  <w:vertAlign w:val="subscript"/>
                                </w:rPr>
                                <w:t>235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0"/>
                        <wps:cNvSpPr txBox="1"/>
                        <wps:spPr>
                          <a:xfrm>
                            <a:off x="0" y="45720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CC3240" w14:textId="77777777" w:rsidR="00BF7724" w:rsidRDefault="00BF7724" w:rsidP="006F6D33">
                              <w:r>
                                <w:t>Coal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20"/>
                        <wps:cNvSpPr txBox="1"/>
                        <wps:spPr>
                          <a:xfrm>
                            <a:off x="1828800" y="160020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CA4C8F" w14:textId="77777777" w:rsidR="00BF7724" w:rsidRDefault="00BF7724" w:rsidP="006F6D33">
                              <w:r>
                                <w:t>ELCC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20"/>
                        <wps:cNvSpPr txBox="1"/>
                        <wps:spPr>
                          <a:xfrm>
                            <a:off x="2628900" y="160020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A6E530" w14:textId="77777777" w:rsidR="00BF7724" w:rsidRDefault="00BF7724" w:rsidP="006F6D33">
                              <w:r>
                                <w:t>ELC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4" name="Group 354"/>
                        <wpg:cNvGrpSpPr/>
                        <wpg:grpSpPr>
                          <a:xfrm>
                            <a:off x="0" y="0"/>
                            <a:ext cx="5486400" cy="2286000"/>
                            <a:chOff x="0" y="0"/>
                            <a:chExt cx="5486400" cy="2286000"/>
                          </a:xfrm>
                        </wpg:grpSpPr>
                        <wps:wsp>
                          <wps:cNvPr id="355" name="Straight Arrow Connector 355"/>
                          <wps:cNvCnPr/>
                          <wps:spPr>
                            <a:xfrm>
                              <a:off x="3086100" y="1714500"/>
                              <a:ext cx="5715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56" name="Straight Arrow Connector 356"/>
                          <wps:cNvCnPr/>
                          <wps:spPr>
                            <a:xfrm>
                              <a:off x="4572000" y="228600"/>
                              <a:ext cx="2286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g:grpSp>
                          <wpg:cNvPr id="357" name="Group 357"/>
                          <wpg:cNvGrpSpPr/>
                          <wpg:grpSpPr>
                            <a:xfrm>
                              <a:off x="0" y="0"/>
                              <a:ext cx="5486400" cy="2286000"/>
                              <a:chOff x="0" y="0"/>
                              <a:chExt cx="5486400" cy="2286000"/>
                            </a:xfrm>
                          </wpg:grpSpPr>
                          <wps:wsp>
                            <wps:cNvPr id="358" name="Rectangle 2"/>
                            <wps:cNvSpPr/>
                            <wps:spPr>
                              <a:xfrm>
                                <a:off x="685800" y="228600"/>
                                <a:ext cx="914400" cy="2286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5F5B7E9E" w14:textId="77777777" w:rsidR="00BF7724" w:rsidRPr="00652B22" w:rsidRDefault="00BF7724" w:rsidP="006F6D33">
                                  <w:pPr>
                                    <w:jc w:val="center"/>
                                    <w:rPr>
                                      <w:color w:val="0D0D0D" w:themeColor="text1" w:themeTint="F2"/>
                                    </w:rPr>
                                  </w:pPr>
                                  <w:r>
                                    <w:rPr>
                                      <w:color w:val="0D0D0D" w:themeColor="text1" w:themeTint="F2"/>
                                    </w:rPr>
                                    <w:t>Nuclear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Rectangle 2"/>
                            <wps:cNvSpPr/>
                            <wps:spPr>
                              <a:xfrm>
                                <a:off x="685800" y="571500"/>
                                <a:ext cx="914400" cy="2286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53D8C572" w14:textId="77777777" w:rsidR="00BF7724" w:rsidRPr="00652B22" w:rsidRDefault="00BF7724" w:rsidP="006F6D33">
                                  <w:pPr>
                                    <w:jc w:val="center"/>
                                    <w:rPr>
                                      <w:color w:val="0D0D0D" w:themeColor="text1" w:themeTint="F2"/>
                                    </w:rPr>
                                  </w:pPr>
                                  <w:r>
                                    <w:rPr>
                                      <w:color w:val="0D0D0D" w:themeColor="text1" w:themeTint="F2"/>
                                    </w:rPr>
                                    <w:t>Coal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2"/>
                            <wps:cNvSpPr/>
                            <wps:spPr>
                              <a:xfrm>
                                <a:off x="685800" y="914400"/>
                                <a:ext cx="914400" cy="2286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439AA6AD" w14:textId="77777777" w:rsidR="00BF7724" w:rsidRPr="00652B22" w:rsidRDefault="00BF7724" w:rsidP="006F6D33">
                                  <w:pPr>
                                    <w:jc w:val="center"/>
                                    <w:rPr>
                                      <w:color w:val="0D0D0D" w:themeColor="text1" w:themeTint="F2"/>
                                    </w:rPr>
                                  </w:pPr>
                                  <w:r>
                                    <w:rPr>
                                      <w:color w:val="0D0D0D" w:themeColor="text1" w:themeTint="F2"/>
                                    </w:rPr>
                                    <w:t>OCGT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Rectangle 2"/>
                            <wps:cNvSpPr/>
                            <wps:spPr>
                              <a:xfrm>
                                <a:off x="685800" y="1257300"/>
                                <a:ext cx="914400" cy="2286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5616E48A" w14:textId="77777777" w:rsidR="00BF7724" w:rsidRPr="00652B22" w:rsidRDefault="00BF7724" w:rsidP="006F6D33">
                                  <w:pPr>
                                    <w:jc w:val="center"/>
                                    <w:rPr>
                                      <w:color w:val="0D0D0D" w:themeColor="text1" w:themeTint="F2"/>
                                    </w:rPr>
                                  </w:pPr>
                                  <w:r>
                                    <w:rPr>
                                      <w:color w:val="0D0D0D" w:themeColor="text1" w:themeTint="F2"/>
                                    </w:rPr>
                                    <w:t>Hydro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2"/>
                            <wps:cNvSpPr/>
                            <wps:spPr>
                              <a:xfrm>
                                <a:off x="685800" y="1600200"/>
                                <a:ext cx="914400" cy="3429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099D7DCE" w14:textId="77777777" w:rsidR="00BF7724" w:rsidRPr="00652B22" w:rsidRDefault="00BF7724" w:rsidP="006F6D33">
                                  <w:pPr>
                                    <w:jc w:val="center"/>
                                    <w:rPr>
                                      <w:color w:val="0D0D0D" w:themeColor="text1" w:themeTint="F2"/>
                                    </w:rPr>
                                  </w:pPr>
                                  <w:r>
                                    <w:rPr>
                                      <w:color w:val="0D0D0D" w:themeColor="text1" w:themeTint="F2"/>
                                    </w:rPr>
                                    <w:t>Solar/Wind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wps:spPr>
                              <a:xfrm>
                                <a:off x="342900" y="342900"/>
                                <a:ext cx="3429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64" name="Straight Connector 364"/>
                            <wps:cNvCnPr/>
                            <wps:spPr>
                              <a:xfrm>
                                <a:off x="1600200" y="3429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65" name="Straight Connector 365"/>
                            <wps:cNvCnPr/>
                            <wps:spPr>
                              <a:xfrm>
                                <a:off x="1600200" y="6858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66" name="Straight Connector 366"/>
                            <wps:cNvCnPr/>
                            <wps:spPr>
                              <a:xfrm>
                                <a:off x="1600200" y="10287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67" name="Straight Connector 367"/>
                            <wps:cNvCnPr/>
                            <wps:spPr>
                              <a:xfrm>
                                <a:off x="1600200" y="13716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68" name="Straight Connector 368"/>
                            <wps:cNvCnPr/>
                            <wps:spPr>
                              <a:xfrm>
                                <a:off x="1600200" y="17145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69" name="Straight Connector 369"/>
                            <wps:cNvCnPr/>
                            <wps:spPr>
                              <a:xfrm>
                                <a:off x="1828800" y="342900"/>
                                <a:ext cx="0" cy="137160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70" name="Straight Arrow Connector 370"/>
                            <wps:cNvCnPr/>
                            <wps:spPr>
                              <a:xfrm>
                                <a:off x="342900" y="685800"/>
                                <a:ext cx="3429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71" name="Straight Arrow Connector 371"/>
                            <wps:cNvCnPr/>
                            <wps:spPr>
                              <a:xfrm>
                                <a:off x="342900" y="1028700"/>
                                <a:ext cx="3429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72" name="Straight Arrow Connector 372"/>
                            <wps:cNvCnPr/>
                            <wps:spPr>
                              <a:xfrm>
                                <a:off x="342900" y="1714500"/>
                                <a:ext cx="3429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73" name="Straight Arrow Connector 373"/>
                            <wps:cNvCnPr/>
                            <wps:spPr>
                              <a:xfrm>
                                <a:off x="342900" y="1371600"/>
                                <a:ext cx="3429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74" name="Text Box 20"/>
                            <wps:cNvSpPr txBox="1"/>
                            <wps:spPr>
                              <a:xfrm>
                                <a:off x="0" y="800100"/>
                                <a:ext cx="5715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7FDB99" w14:textId="77777777" w:rsidR="00BF7724" w:rsidRDefault="00BF7724" w:rsidP="006F6D33">
                                  <w:r>
                                    <w:t>Diesel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20"/>
                            <wps:cNvSpPr txBox="1"/>
                            <wps:spPr>
                              <a:xfrm>
                                <a:off x="0" y="137160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DC196E" w14:textId="77777777" w:rsidR="00BF7724" w:rsidRDefault="00BF7724" w:rsidP="006F6D33">
                                  <w:r>
                                    <w: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Straight Arrow Connector 376"/>
                            <wps:cNvCnPr/>
                            <wps:spPr>
                              <a:xfrm>
                                <a:off x="1828800" y="1143000"/>
                                <a:ext cx="2286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77" name="Text Box 20"/>
                            <wps:cNvSpPr txBox="1"/>
                            <wps:spPr>
                              <a:xfrm>
                                <a:off x="685800" y="2057400"/>
                                <a:ext cx="9144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83FDD9" w14:textId="77777777" w:rsidR="00BF7724" w:rsidRDefault="00BF7724" w:rsidP="006F6D33">
                                  <w:r>
                                    <w:t>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Rectangle 2"/>
                            <wps:cNvSpPr/>
                            <wps:spPr>
                              <a:xfrm>
                                <a:off x="2057400" y="1028700"/>
                                <a:ext cx="800100" cy="2286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486D9E3E" w14:textId="77777777" w:rsidR="00BF7724" w:rsidRPr="00652B22" w:rsidRDefault="00BF7724" w:rsidP="006F6D33">
                                  <w:pPr>
                                    <w:jc w:val="center"/>
                                    <w:rPr>
                                      <w:color w:val="0D0D0D" w:themeColor="text1" w:themeTint="F2"/>
                                    </w:rPr>
                                  </w:pPr>
                                  <w:r>
                                    <w:rPr>
                                      <w:color w:val="0D0D0D" w:themeColor="text1" w:themeTint="F2"/>
                                    </w:rPr>
                                    <w:t>Transmission</w:t>
                                  </w:r>
                                  <w:r>
                                    <w:rPr>
                                      <w:noProof/>
                                      <w:color w:val="0D0D0D" w:themeColor="text1" w:themeTint="F2"/>
                                      <w:lang w:val="en-US"/>
                                    </w:rPr>
                                    <w:drawing>
                                      <wp:inline distT="0" distB="0" distL="0" distR="0" wp14:anchorId="68AAE9AA" wp14:editId="7FD2FE23">
                                        <wp:extent cx="712470" cy="1197313"/>
                                        <wp:effectExtent l="0" t="0" r="0" b="0"/>
                                        <wp:docPr id="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 cy="1197313"/>
                                                </a:xfrm>
                                                <a:prstGeom prst="rect">
                                                  <a:avLst/>
                                                </a:prstGeom>
                                                <a:noFill/>
                                                <a:ln>
                                                  <a:noFill/>
                                                </a:ln>
                                              </pic:spPr>
                                            </pic:pic>
                                          </a:graphicData>
                                        </a:graphic>
                                      </wp:inline>
                                    </w:drawing>
                                  </w:r>
                                  <w:r>
                                    <w:rPr>
                                      <w:color w:val="0D0D0D" w:themeColor="text1" w:themeTint="F2"/>
                                    </w:rPr>
                                    <w:t>t</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79" name="Rectangle 2"/>
                            <wps:cNvSpPr/>
                            <wps:spPr>
                              <a:xfrm>
                                <a:off x="2171700" y="342900"/>
                                <a:ext cx="571500" cy="4572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5C6C8DAF" w14:textId="77777777" w:rsidR="00BF7724" w:rsidRPr="00652B22" w:rsidRDefault="00BF7724" w:rsidP="006F6D33">
                                  <w:pPr>
                                    <w:jc w:val="center"/>
                                    <w:rPr>
                                      <w:color w:val="0D0D0D" w:themeColor="text1" w:themeTint="F2"/>
                                    </w:rPr>
                                  </w:pPr>
                                  <w:r>
                                    <w:rPr>
                                      <w:color w:val="0D0D0D" w:themeColor="text1" w:themeTint="F2"/>
                                    </w:rPr>
                                    <w:t>Pumped Storage</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380" name="Straight Connector 380"/>
                            <wps:cNvCnPr/>
                            <wps:spPr>
                              <a:xfrm>
                                <a:off x="3086100" y="228600"/>
                                <a:ext cx="0" cy="148590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81" name="Straight Arrow Connector 381"/>
                            <wps:cNvCnPr/>
                            <wps:spPr>
                              <a:xfrm>
                                <a:off x="3086100" y="228600"/>
                                <a:ext cx="5715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82" name="Straight Arrow Connector 382"/>
                            <wps:cNvCnPr/>
                            <wps:spPr>
                              <a:xfrm>
                                <a:off x="3086100" y="1257300"/>
                                <a:ext cx="5715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83" name="Rectangle 2"/>
                            <wps:cNvSpPr/>
                            <wps:spPr>
                              <a:xfrm>
                                <a:off x="3314700" y="571500"/>
                                <a:ext cx="571500" cy="3429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2DADCD98" w14:textId="77777777" w:rsidR="00BF7724" w:rsidRPr="00652B22" w:rsidRDefault="00BF7724" w:rsidP="006F6D33">
                                  <w:pPr>
                                    <w:jc w:val="center"/>
                                    <w:rPr>
                                      <w:color w:val="0D0D0D" w:themeColor="text1" w:themeTint="F2"/>
                                    </w:rPr>
                                  </w:pPr>
                                  <w:r>
                                    <w:rPr>
                                      <w:color w:val="0D0D0D" w:themeColor="text1" w:themeTint="F2"/>
                                    </w:rPr>
                                    <w:t xml:space="preserve">CoGen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Rectangle 2"/>
                            <wps:cNvSpPr/>
                            <wps:spPr>
                              <a:xfrm>
                                <a:off x="3657600" y="114300"/>
                                <a:ext cx="914400" cy="3429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60C9CDB9" w14:textId="77777777" w:rsidR="00BF7724" w:rsidRPr="00652B22" w:rsidRDefault="00BF7724" w:rsidP="006F6D33">
                                  <w:pPr>
                                    <w:jc w:val="center"/>
                                    <w:rPr>
                                      <w:color w:val="0D0D0D" w:themeColor="text1" w:themeTint="F2"/>
                                    </w:rPr>
                                  </w:pPr>
                                  <w:r>
                                    <w:rPr>
                                      <w:color w:val="0D0D0D" w:themeColor="text1" w:themeTint="F2"/>
                                    </w:rPr>
                                    <w:t>Distribution to Residential</w:t>
                                  </w:r>
                                  <w:r>
                                    <w:rPr>
                                      <w:noProof/>
                                      <w:color w:val="0D0D0D" w:themeColor="text1" w:themeTint="F2"/>
                                      <w:lang w:val="en-US"/>
                                    </w:rPr>
                                    <w:drawing>
                                      <wp:inline distT="0" distB="0" distL="0" distR="0" wp14:anchorId="70FDC543" wp14:editId="5285A1AF">
                                        <wp:extent cx="712470" cy="1197313"/>
                                        <wp:effectExtent l="0" t="0" r="0" b="0"/>
                                        <wp:docPr id="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 cy="1197313"/>
                                                </a:xfrm>
                                                <a:prstGeom prst="rect">
                                                  <a:avLst/>
                                                </a:prstGeom>
                                                <a:noFill/>
                                                <a:ln>
                                                  <a:noFill/>
                                                </a:ln>
                                              </pic:spPr>
                                            </pic:pic>
                                          </a:graphicData>
                                        </a:graphic>
                                      </wp:inline>
                                    </w:drawing>
                                  </w:r>
                                  <w:r>
                                    <w:rPr>
                                      <w:color w:val="0D0D0D" w:themeColor="text1" w:themeTint="F2"/>
                                    </w:rPr>
                                    <w:t>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85" name="Straight Arrow Connector 385"/>
                            <wps:cNvCnPr/>
                            <wps:spPr>
                              <a:xfrm flipH="1">
                                <a:off x="2743200" y="571500"/>
                                <a:ext cx="342900" cy="0"/>
                              </a:xfrm>
                              <a:prstGeom prst="straightConnector1">
                                <a:avLst/>
                              </a:prstGeom>
                              <a:ln w="12700" cmpd="sng">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387" name="Straight Arrow Connector 387"/>
                            <wps:cNvCnPr/>
                            <wps:spPr>
                              <a:xfrm>
                                <a:off x="2756848" y="429904"/>
                                <a:ext cx="329252" cy="0"/>
                              </a:xfrm>
                              <a:prstGeom prst="straightConnector1">
                                <a:avLst/>
                              </a:prstGeom>
                              <a:ln w="12700" cmpd="sng">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388" name="Straight Connector 388"/>
                            <wps:cNvCnPr/>
                            <wps:spPr>
                              <a:xfrm>
                                <a:off x="2857500" y="11430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89" name="Rectangle 2"/>
                            <wps:cNvSpPr/>
                            <wps:spPr>
                              <a:xfrm>
                                <a:off x="3657600" y="1028700"/>
                                <a:ext cx="914400" cy="3429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6B98AAA3" w14:textId="77777777" w:rsidR="00BF7724" w:rsidRPr="00652B22" w:rsidRDefault="00BF7724" w:rsidP="006F6D33">
                                  <w:pPr>
                                    <w:jc w:val="center"/>
                                    <w:rPr>
                                      <w:color w:val="0D0D0D" w:themeColor="text1" w:themeTint="F2"/>
                                    </w:rPr>
                                  </w:pPr>
                                  <w:r>
                                    <w:rPr>
                                      <w:color w:val="0D0D0D" w:themeColor="text1" w:themeTint="F2"/>
                                    </w:rPr>
                                    <w:t>Distribution to Industry</w:t>
                                  </w:r>
                                  <w:r>
                                    <w:rPr>
                                      <w:noProof/>
                                      <w:color w:val="0D0D0D" w:themeColor="text1" w:themeTint="F2"/>
                                      <w:lang w:val="en-US"/>
                                    </w:rPr>
                                    <w:drawing>
                                      <wp:inline distT="0" distB="0" distL="0" distR="0" wp14:anchorId="0896F7D6" wp14:editId="22AE84A4">
                                        <wp:extent cx="712470" cy="1197313"/>
                                        <wp:effectExtent l="0" t="0" r="0" b="0"/>
                                        <wp:docPr id="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 cy="1197313"/>
                                                </a:xfrm>
                                                <a:prstGeom prst="rect">
                                                  <a:avLst/>
                                                </a:prstGeom>
                                                <a:noFill/>
                                                <a:ln>
                                                  <a:noFill/>
                                                </a:ln>
                                              </pic:spPr>
                                            </pic:pic>
                                          </a:graphicData>
                                        </a:graphic>
                                      </wp:inline>
                                    </w:drawing>
                                  </w:r>
                                  <w:r>
                                    <w:rPr>
                                      <w:color w:val="0D0D0D" w:themeColor="text1" w:themeTint="F2"/>
                                    </w:rPr>
                                    <w:t>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90" name="Rectangle 2"/>
                            <wps:cNvSpPr/>
                            <wps:spPr>
                              <a:xfrm>
                                <a:off x="3657600" y="1600200"/>
                                <a:ext cx="914400" cy="3429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1C234E63" w14:textId="77777777" w:rsidR="00BF7724" w:rsidRPr="00652B22" w:rsidRDefault="00BF7724" w:rsidP="006F6D33">
                                  <w:pPr>
                                    <w:jc w:val="center"/>
                                    <w:rPr>
                                      <w:color w:val="0D0D0D" w:themeColor="text1" w:themeTint="F2"/>
                                    </w:rPr>
                                  </w:pPr>
                                  <w:r>
                                    <w:rPr>
                                      <w:color w:val="0D0D0D" w:themeColor="text1" w:themeTint="F2"/>
                                    </w:rPr>
                                    <w:t>Distribution to Commercial</w:t>
                                  </w:r>
                                  <w:r>
                                    <w:rPr>
                                      <w:noProof/>
                                      <w:color w:val="0D0D0D" w:themeColor="text1" w:themeTint="F2"/>
                                      <w:lang w:val="en-US"/>
                                    </w:rPr>
                                    <w:drawing>
                                      <wp:inline distT="0" distB="0" distL="0" distR="0" wp14:anchorId="687FF8A8" wp14:editId="10732731">
                                        <wp:extent cx="712470" cy="1197313"/>
                                        <wp:effectExtent l="0" t="0" r="0" b="0"/>
                                        <wp:docPr id="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 cy="1197313"/>
                                                </a:xfrm>
                                                <a:prstGeom prst="rect">
                                                  <a:avLst/>
                                                </a:prstGeom>
                                                <a:noFill/>
                                                <a:ln>
                                                  <a:noFill/>
                                                </a:ln>
                                              </pic:spPr>
                                            </pic:pic>
                                          </a:graphicData>
                                        </a:graphic>
                                      </wp:inline>
                                    </w:drawing>
                                  </w:r>
                                  <w:r>
                                    <w:rPr>
                                      <w:color w:val="0D0D0D" w:themeColor="text1" w:themeTint="F2"/>
                                    </w:rPr>
                                    <w:t>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92" name="Straight Arrow Connector 392"/>
                            <wps:cNvCnPr/>
                            <wps:spPr>
                              <a:xfrm>
                                <a:off x="3429000" y="914400"/>
                                <a:ext cx="0" cy="342900"/>
                              </a:xfrm>
                              <a:prstGeom prst="straightConnector1">
                                <a:avLst/>
                              </a:prstGeom>
                              <a:ln w="12700" cmpd="sng">
                                <a:prstDash val="dash"/>
                                <a:tailEnd type="arrow"/>
                              </a:ln>
                            </wps:spPr>
                            <wps:style>
                              <a:lnRef idx="2">
                                <a:schemeClr val="accent1"/>
                              </a:lnRef>
                              <a:fillRef idx="0">
                                <a:schemeClr val="accent1"/>
                              </a:fillRef>
                              <a:effectRef idx="1">
                                <a:schemeClr val="accent1"/>
                              </a:effectRef>
                              <a:fontRef idx="minor">
                                <a:schemeClr val="tx1"/>
                              </a:fontRef>
                            </wps:style>
                            <wps:bodyPr/>
                          </wps:wsp>
                          <wps:wsp>
                            <wps:cNvPr id="393" name="Straight Arrow Connector 393"/>
                            <wps:cNvCnPr/>
                            <wps:spPr>
                              <a:xfrm>
                                <a:off x="4572000" y="1714500"/>
                                <a:ext cx="2286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94" name="Straight Arrow Connector 394"/>
                            <wps:cNvCnPr/>
                            <wps:spPr>
                              <a:xfrm>
                                <a:off x="4572000" y="1143000"/>
                                <a:ext cx="2286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95" name="Straight Arrow Connector 395"/>
                            <wps:cNvCnPr/>
                            <wps:spPr>
                              <a:xfrm>
                                <a:off x="3886200" y="685800"/>
                                <a:ext cx="9144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96" name="Text Box 20"/>
                            <wps:cNvSpPr txBox="1"/>
                            <wps:spPr>
                              <a:xfrm>
                                <a:off x="4800600" y="0"/>
                                <a:ext cx="685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B33454" w14:textId="77777777" w:rsidR="00BF7724" w:rsidRDefault="00BF7724" w:rsidP="006F6D33">
                                  <w:r>
                                    <w:t>Residential Electricity</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397" name="Text Box 20"/>
                            <wps:cNvSpPr txBox="1"/>
                            <wps:spPr>
                              <a:xfrm>
                                <a:off x="4800600" y="457200"/>
                                <a:ext cx="685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6ED476" w14:textId="77777777" w:rsidR="00BF7724" w:rsidRDefault="00BF7724" w:rsidP="006F6D33">
                                  <w:pPr>
                                    <w:jc w:val="left"/>
                                  </w:pPr>
                                  <w:r>
                                    <w:t>Heat to Industry</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398" name="Text Box 20"/>
                            <wps:cNvSpPr txBox="1"/>
                            <wps:spPr>
                              <a:xfrm>
                                <a:off x="4800600" y="1028700"/>
                                <a:ext cx="685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873004" w14:textId="77777777" w:rsidR="00BF7724" w:rsidRDefault="00BF7724" w:rsidP="006F6D33">
                                  <w:r>
                                    <w:t>Industrial Electricity</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399" name="Text Box 20"/>
                            <wps:cNvSpPr txBox="1"/>
                            <wps:spPr>
                              <a:xfrm>
                                <a:off x="4800600" y="1600200"/>
                                <a:ext cx="685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CA1B20" w14:textId="77777777" w:rsidR="00BF7724" w:rsidRDefault="00BF7724" w:rsidP="006F6D33">
                                  <w:r>
                                    <w:t>Commercial Electricity</w:t>
                                  </w:r>
                                </w:p>
                              </w:txbxContent>
                            </wps:txbx>
                            <wps:bodyPr rot="0" spcFirstLastPara="0" vertOverflow="overflow" horzOverflow="overflow" vert="horz" wrap="square" lIns="36000" tIns="45720" rIns="36000" bIns="45720" numCol="1" spcCol="0" rtlCol="0" fromWordArt="0" anchor="t" anchorCtr="0" forceAA="0" compatLnSpc="1">
                              <a:prstTxWarp prst="textNoShape">
                                <a:avLst/>
                              </a:prstTxWarp>
                              <a:noAutofit/>
                            </wps:bodyPr>
                          </wps:wsp>
                          <wps:wsp>
                            <wps:cNvPr id="400" name="Text Box 20"/>
                            <wps:cNvSpPr txBox="1"/>
                            <wps:spPr>
                              <a:xfrm>
                                <a:off x="2057400" y="2057400"/>
                                <a:ext cx="10287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1EE2D1" w14:textId="77777777" w:rsidR="00BF7724" w:rsidRDefault="00BF7724" w:rsidP="006F6D33">
                                  <w:r>
                                    <w:t>TRANSMISSION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 name="Text Box 20"/>
                            <wps:cNvSpPr txBox="1"/>
                            <wps:spPr>
                              <a:xfrm>
                                <a:off x="3657600" y="2057400"/>
                                <a:ext cx="10287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598C8" w14:textId="77777777" w:rsidR="00BF7724" w:rsidRDefault="00BF7724" w:rsidP="006F6D33">
                                  <w:r>
                                    <w:t>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w14:anchorId="0CD9C7C0" id="Group 221" o:spid="_x0000_s1026" style="width:6in;height:180pt;mso-position-horizontal-relative:char;mso-position-vertical-relative:line" coordsize="54864,2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">
                <v:shapetype id="_x0000_t202" coordsize="21600,21600" o:spt="202" path="m,l,21600r21600,l21600,xe">
                  <v:stroke joinstyle="miter"/>
                  <v:path gradientshapeok="t" o:connecttype="rect"/>
                </v:shapetype>
                <v:shape id="Text Box 20" o:spid="_x0000_s1027" type="#_x0000_t202" style="position:absolute;top:1143;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14:paraId="32F9F20F" w14:textId="77777777" w:rsidR="00BF7724" w:rsidRDefault="00BF7724" w:rsidP="006F6D33">
                        <w:r>
                          <w:t>U</w:t>
                        </w:r>
                        <w:r w:rsidRPr="00956FC2">
                          <w:rPr>
                            <w:vertAlign w:val="subscript"/>
                          </w:rPr>
                          <w:t>235</w:t>
                        </w:r>
                      </w:p>
                    </w:txbxContent>
                  </v:textbox>
                </v:shape>
                <v:shape id="Text Box 20" o:spid="_x0000_s1028" type="#_x0000_t202" style="position:absolute;top:4572;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" filled="f" stroked="f">
                  <v:textbox>
                    <w:txbxContent>
                      <w:p w14:paraId="44CC3240" w14:textId="77777777" w:rsidR="00BF7724" w:rsidRDefault="00BF7724" w:rsidP="006F6D33">
                        <w:r>
                          <w:t>Coal</w:t>
                        </w:r>
                      </w:p>
                    </w:txbxContent>
                  </v:textbox>
                </v:shape>
                <v:shape id="Text Box 20" o:spid="_x0000_s1029" type="#_x0000_t202" style="position:absolute;left:18288;top:16002;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5ACA4C8F" w14:textId="77777777" w:rsidR="00BF7724" w:rsidRDefault="00BF7724" w:rsidP="006F6D33">
                        <w:r>
                          <w:t>ELCC</w:t>
                        </w:r>
                      </w:p>
                    </w:txbxContent>
                  </v:textbox>
                </v:shape>
                <v:shape id="Text Box 20" o:spid="_x0000_s1030" type="#_x0000_t202" style="position:absolute;left:26289;top:16002;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67A6E530" w14:textId="77777777" w:rsidR="00BF7724" w:rsidRDefault="00BF7724" w:rsidP="006F6D33">
                        <w:r>
                          <w:t>ELC</w:t>
                        </w:r>
                      </w:p>
                    </w:txbxContent>
                  </v:textbox>
                </v:shape>
                <v:group id="Group 354" o:spid="_x0000_s1031" style="position:absolute;width:54864;height:22860" coordsize="5486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355" o:spid="_x0000_s1032" type="#_x0000_t32" style="position:absolute;left:30861;top:17145;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" strokecolor="#4f81bd [3204]" strokeweight="1pt">
                    <v:stroke endarrow="open"/>
                    <v:shadow on="t" color="black" opacity="24903f" origin=",.5" offset="0,.55556mm"/>
                  </v:shape>
                  <v:shape id="Straight Arrow Connector 356" o:spid="_x0000_s1033" type="#_x0000_t32" style="position:absolute;left:45720;top:2286;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" strokecolor="#4f81bd [3204]" strokeweight="1pt">
                    <v:stroke endarrow="open"/>
                    <v:shadow on="t" color="black" opacity="24903f" origin=",.5" offset="0,.55556mm"/>
                  </v:shape>
                  <v:group id="Group 357" o:spid="_x0000_s1034" style="position:absolute;width:54864;height:22860" coordsize="54864,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rect id="Rectangle 2" o:spid="_x0000_s1035" style="position:absolute;left:6858;top:2286;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" filled="f" strokecolor="#0f243e [1615]" strokeweight="1.5pt">
                      <v:shadow on="t" color="black" opacity="22937f" origin=",.5" offset="0,.63889mm"/>
                      <v:textbox>
                        <w:txbxContent>
                          <w:p w14:paraId="5F5B7E9E" w14:textId="77777777" w:rsidR="00BF7724" w:rsidRPr="00652B22" w:rsidRDefault="00BF7724" w:rsidP="006F6D33">
                            <w:pPr>
                              <w:jc w:val="center"/>
                              <w:rPr>
                                <w:color w:val="0D0D0D" w:themeColor="text1" w:themeTint="F2"/>
                              </w:rPr>
                            </w:pPr>
                            <w:r>
                              <w:rPr>
                                <w:color w:val="0D0D0D" w:themeColor="text1" w:themeTint="F2"/>
                              </w:rPr>
                              <w:t>Nuclear Plant</w:t>
                            </w:r>
                          </w:p>
                        </w:txbxContent>
                      </v:textbox>
                    </v:rect>
                    <v:rect id="Rectangle 2" o:spid="_x0000_s1036" style="position:absolute;left:6858;top:5715;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" filled="f" strokecolor="#0f243e [1615]" strokeweight="1.5pt">
                      <v:shadow on="t" color="black" opacity="22937f" origin=",.5" offset="0,.63889mm"/>
                      <v:textbox>
                        <w:txbxContent>
                          <w:p w14:paraId="53D8C572" w14:textId="77777777" w:rsidR="00BF7724" w:rsidRPr="00652B22" w:rsidRDefault="00BF7724" w:rsidP="006F6D33">
                            <w:pPr>
                              <w:jc w:val="center"/>
                              <w:rPr>
                                <w:color w:val="0D0D0D" w:themeColor="text1" w:themeTint="F2"/>
                              </w:rPr>
                            </w:pPr>
                            <w:r>
                              <w:rPr>
                                <w:color w:val="0D0D0D" w:themeColor="text1" w:themeTint="F2"/>
                              </w:rPr>
                              <w:t>Coal Plant</w:t>
                            </w:r>
                          </w:p>
                        </w:txbxContent>
                      </v:textbox>
                    </v:rect>
                    <v:rect id="Rectangle 2" o:spid="_x0000_s1037" style="position:absolute;left:6858;top:9144;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" filled="f" strokecolor="#0f243e [1615]" strokeweight="1.5pt">
                      <v:shadow on="t" color="black" opacity="22937f" origin=",.5" offset="0,.63889mm"/>
                      <v:textbox>
                        <w:txbxContent>
                          <w:p w14:paraId="439AA6AD" w14:textId="77777777" w:rsidR="00BF7724" w:rsidRPr="00652B22" w:rsidRDefault="00BF7724" w:rsidP="006F6D33">
                            <w:pPr>
                              <w:jc w:val="center"/>
                              <w:rPr>
                                <w:color w:val="0D0D0D" w:themeColor="text1" w:themeTint="F2"/>
                              </w:rPr>
                            </w:pPr>
                            <w:r>
                              <w:rPr>
                                <w:color w:val="0D0D0D" w:themeColor="text1" w:themeTint="F2"/>
                              </w:rPr>
                              <w:t>OCGT Plant</w:t>
                            </w:r>
                          </w:p>
                        </w:txbxContent>
                      </v:textbox>
                    </v:rect>
                    <v:rect id="Rectangle 2" o:spid="_x0000_s1038" style="position:absolute;left:6858;top:12573;width:9144;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" filled="f" strokecolor="#0f243e [1615]" strokeweight="1.5pt">
                      <v:shadow on="t" color="black" opacity="22937f" origin=",.5" offset="0,.63889mm"/>
                      <v:textbox>
                        <w:txbxContent>
                          <w:p w14:paraId="5616E48A" w14:textId="77777777" w:rsidR="00BF7724" w:rsidRPr="00652B22" w:rsidRDefault="00BF7724" w:rsidP="006F6D33">
                            <w:pPr>
                              <w:jc w:val="center"/>
                              <w:rPr>
                                <w:color w:val="0D0D0D" w:themeColor="text1" w:themeTint="F2"/>
                              </w:rPr>
                            </w:pPr>
                            <w:r>
                              <w:rPr>
                                <w:color w:val="0D0D0D" w:themeColor="text1" w:themeTint="F2"/>
                              </w:rPr>
                              <w:t>Hydro Plant</w:t>
                            </w:r>
                          </w:p>
                        </w:txbxContent>
                      </v:textbox>
                    </v:rect>
                    <v:rect id="Rectangle 2" o:spid="_x0000_s1039" style="position:absolute;left:6858;top:16002;width:9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" filled="f" strokecolor="#0f243e [1615]" strokeweight="1.5pt">
                      <v:shadow on="t" color="black" opacity="22937f" origin=",.5" offset="0,.63889mm"/>
                      <v:textbox>
                        <w:txbxContent>
                          <w:p w14:paraId="099D7DCE" w14:textId="77777777" w:rsidR="00BF7724" w:rsidRPr="00652B22" w:rsidRDefault="00BF7724" w:rsidP="006F6D33">
                            <w:pPr>
                              <w:jc w:val="center"/>
                              <w:rPr>
                                <w:color w:val="0D0D0D" w:themeColor="text1" w:themeTint="F2"/>
                              </w:rPr>
                            </w:pPr>
                            <w:r>
                              <w:rPr>
                                <w:color w:val="0D0D0D" w:themeColor="text1" w:themeTint="F2"/>
                              </w:rPr>
                              <w:t>Solar/Wind Plant</w:t>
                            </w:r>
                          </w:p>
                        </w:txbxContent>
                      </v:textbox>
                    </v:rect>
                    <v:shape id="Straight Arrow Connector 363" o:spid="_x0000_s1040" type="#_x0000_t32" style="position:absolute;left:3429;top:3429;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" strokecolor="#4f81bd [3204]" strokeweight="1pt">
                      <v:stroke endarrow="open"/>
                      <v:shadow on="t" color="black" opacity="24903f" origin=",.5" offset="0,.55556mm"/>
                    </v:shape>
                    <v:line id="Straight Connector 364" o:spid="_x0000_s1041" style="position:absolute;visibility:visible;mso-wrap-style:square" from="16002,3429" to="18288,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" strokecolor="#4f81bd [3204]" strokeweight="1pt">
                      <v:shadow on="t" color="black" opacity="24903f" origin=",.5" offset="0,.55556mm"/>
                    </v:line>
                    <v:line id="Straight Connector 365" o:spid="_x0000_s1042" style="position:absolute;visibility:visible;mso-wrap-style:square" from="16002,6858" to="18288,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" strokecolor="#4f81bd [3204]" strokeweight="1pt">
                      <v:shadow on="t" color="black" opacity="24903f" origin=",.5" offset="0,.55556mm"/>
                    </v:line>
                    <v:line id="Straight Connector 366" o:spid="_x0000_s1043" style="position:absolute;visibility:visible;mso-wrap-style:square" from="16002,10287" to="18288,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" strokecolor="#4f81bd [3204]" strokeweight="1pt">
                      <v:shadow on="t" color="black" opacity="24903f" origin=",.5" offset="0,.55556mm"/>
                    </v:line>
                    <v:line id="Straight Connector 367" o:spid="_x0000_s1044" style="position:absolute;visibility:visible;mso-wrap-style:square" from="16002,13716" to="18288,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" strokecolor="#4f81bd [3204]" strokeweight="1pt">
                      <v:shadow on="t" color="black" opacity="24903f" origin=",.5" offset="0,.55556mm"/>
                    </v:line>
                    <v:line id="Straight Connector 368" o:spid="_x0000_s1045" style="position:absolute;visibility:visible;mso-wrap-style:square" from="16002,17145" to="18288,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" strokecolor="#4f81bd [3204]" strokeweight="1pt">
                      <v:shadow on="t" color="black" opacity="24903f" origin=",.5" offset="0,.55556mm"/>
                    </v:line>
                    <v:line id="Straight Connector 369" o:spid="_x0000_s1046" style="position:absolute;visibility:visible;mso-wrap-style:square" from="18288,3429" to="18288,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" strokecolor="#4f81bd [3204]" strokeweight="1pt">
                      <v:shadow on="t" color="black" opacity="24903f" origin=",.5" offset="0,.55556mm"/>
                    </v:line>
                    <v:shape id="Straight Arrow Connector 370" o:spid="_x0000_s1047" type="#_x0000_t32" style="position:absolute;left:3429;top:6858;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" strokecolor="#4f81bd [3204]" strokeweight="1pt">
                      <v:stroke endarrow="open"/>
                      <v:shadow on="t" color="black" opacity="24903f" origin=",.5" offset="0,.55556mm"/>
                    </v:shape>
                    <v:shape id="Straight Arrow Connector 371" o:spid="_x0000_s1048" type="#_x0000_t32" style="position:absolute;left:3429;top:10287;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" strokecolor="#4f81bd [3204]" strokeweight="1pt">
                      <v:stroke endarrow="open"/>
                      <v:shadow on="t" color="black" opacity="24903f" origin=",.5" offset="0,.55556mm"/>
                    </v:shape>
                    <v:shape id="Straight Arrow Connector 372" o:spid="_x0000_s1049" type="#_x0000_t32" style="position:absolute;left:3429;top:17145;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" strokecolor="#4f81bd [3204]" strokeweight="1pt">
                      <v:stroke endarrow="open"/>
                      <v:shadow on="t" color="black" opacity="24903f" origin=",.5" offset="0,.55556mm"/>
                    </v:shape>
                    <v:shape id="Straight Arrow Connector 373" o:spid="_x0000_s1050" type="#_x0000_t32" style="position:absolute;left:3429;top:13716;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" strokecolor="#4f81bd [3204]" strokeweight="1pt">
                      <v:stroke endarrow="open"/>
                      <v:shadow on="t" color="black" opacity="24903f" origin=",.5" offset="0,.55556mm"/>
                    </v:shape>
                    <v:shape id="Text Box 20" o:spid="_x0000_s1051" type="#_x0000_t202" style="position:absolute;top:8001;width:571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097FDB99" w14:textId="77777777" w:rsidR="00BF7724" w:rsidRDefault="00BF7724" w:rsidP="006F6D33">
                            <w:r>
                              <w:t>Diesel</w:t>
                            </w:r>
                          </w:p>
                        </w:txbxContent>
                      </v:textbox>
                    </v:shape>
                    <v:shape id="Text Box 20" o:spid="_x0000_s1052" type="#_x0000_t202" style="position:absolute;top:13716;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" filled="f" stroked="f">
                      <v:textbox>
                        <w:txbxContent>
                          <w:p w14:paraId="7DDC196E" w14:textId="77777777" w:rsidR="00BF7724" w:rsidRDefault="00BF7724" w:rsidP="006F6D33">
                            <w:r>
                              <w:t>RE</w:t>
                            </w:r>
                          </w:p>
                        </w:txbxContent>
                      </v:textbox>
                    </v:shape>
                    <v:shape id="Straight Arrow Connector 376" o:spid="_x0000_s1053" type="#_x0000_t32" style="position:absolute;left:18288;top:11430;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" strokecolor="#4f81bd [3204]" strokeweight="1pt">
                      <v:stroke endarrow="open"/>
                      <v:shadow on="t" color="black" opacity="24903f" origin=",.5" offset="0,.55556mm"/>
                    </v:shape>
                    <v:shape id="Text Box 20" o:spid="_x0000_s1054" type="#_x0000_t202" style="position:absolute;left:6858;top:20574;width:91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" filled="f" stroked="f">
                      <v:textbox>
                        <w:txbxContent>
                          <w:p w14:paraId="4D83FDD9" w14:textId="77777777" w:rsidR="00BF7724" w:rsidRDefault="00BF7724" w:rsidP="006F6D33">
                            <w:r>
                              <w:t>GENERATION</w:t>
                            </w:r>
                          </w:p>
                        </w:txbxContent>
                      </v:textbox>
                    </v:shape>
                    <v:rect id="Rectangle 2" o:spid="_x0000_s1055" style="position:absolute;left:20574;top:10287;width:8001;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" filled="f" strokecolor="#0f243e [1615]" strokeweight="1.5pt">
                      <v:shadow on="t" color="black" opacity="22937f" origin=",.5" offset="0,.63889mm"/>
                      <v:textbox inset="1mm,,1mm">
                        <w:txbxContent>
                          <w:p w14:paraId="486D9E3E" w14:textId="77777777" w:rsidR="00BF7724" w:rsidRPr="00652B22" w:rsidRDefault="00BF7724" w:rsidP="006F6D33">
                            <w:pPr>
                              <w:jc w:val="center"/>
                              <w:rPr>
                                <w:color w:val="0D0D0D" w:themeColor="text1" w:themeTint="F2"/>
                              </w:rPr>
                            </w:pPr>
                            <w:r>
                              <w:rPr>
                                <w:color w:val="0D0D0D" w:themeColor="text1" w:themeTint="F2"/>
                              </w:rPr>
                              <w:t>Transmission</w:t>
                            </w:r>
                            <w:r>
                              <w:rPr>
                                <w:noProof/>
                                <w:color w:val="0D0D0D" w:themeColor="text1" w:themeTint="F2"/>
                                <w:lang w:val="en-US"/>
                              </w:rPr>
                              <w:drawing>
                                <wp:inline distT="0" distB="0" distL="0" distR="0" wp14:anchorId="68AAE9AA" wp14:editId="7FD2FE23">
                                  <wp:extent cx="712470" cy="1197313"/>
                                  <wp:effectExtent l="0" t="0" r="0" b="0"/>
                                  <wp:docPr id="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 cy="1197313"/>
                                          </a:xfrm>
                                          <a:prstGeom prst="rect">
                                            <a:avLst/>
                                          </a:prstGeom>
                                          <a:noFill/>
                                          <a:ln>
                                            <a:noFill/>
                                          </a:ln>
                                        </pic:spPr>
                                      </pic:pic>
                                    </a:graphicData>
                                  </a:graphic>
                                </wp:inline>
                              </w:drawing>
                            </w:r>
                            <w:r>
                              <w:rPr>
                                <w:color w:val="0D0D0D" w:themeColor="text1" w:themeTint="F2"/>
                              </w:rPr>
                              <w:t>t</w:t>
                            </w:r>
                          </w:p>
                        </w:txbxContent>
                      </v:textbox>
                    </v:rect>
                    <v:rect id="Rectangle 2" o:spid="_x0000_s1056" style="position:absolute;left:21717;top:3429;width:57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" filled="f" strokecolor="#0f243e [1615]" strokeweight="1.5pt">
                      <v:shadow on="t" color="black" opacity="22937f" origin=",.5" offset="0,.63889mm"/>
                      <v:textbox inset="1mm,,1mm">
                        <w:txbxContent>
                          <w:p w14:paraId="5C6C8DAF" w14:textId="77777777" w:rsidR="00BF7724" w:rsidRPr="00652B22" w:rsidRDefault="00BF7724" w:rsidP="006F6D33">
                            <w:pPr>
                              <w:jc w:val="center"/>
                              <w:rPr>
                                <w:color w:val="0D0D0D" w:themeColor="text1" w:themeTint="F2"/>
                              </w:rPr>
                            </w:pPr>
                            <w:r>
                              <w:rPr>
                                <w:color w:val="0D0D0D" w:themeColor="text1" w:themeTint="F2"/>
                              </w:rPr>
                              <w:t>Pumped Storage</w:t>
                            </w:r>
                          </w:p>
                        </w:txbxContent>
                      </v:textbox>
                    </v:rect>
                    <v:line id="Straight Connector 380" o:spid="_x0000_s1057" style="position:absolute;visibility:visible;mso-wrap-style:square" from="30861,2286" to="30861,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" strokecolor="#4f81bd [3204]" strokeweight="1pt">
                      <v:shadow on="t" color="black" opacity="24903f" origin=",.5" offset="0,.55556mm"/>
                    </v:line>
                    <v:shape id="Straight Arrow Connector 381" o:spid="_x0000_s1058" type="#_x0000_t32" style="position:absolute;left:30861;top:2286;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" strokecolor="#4f81bd [3204]" strokeweight="1pt">
                      <v:stroke endarrow="open"/>
                      <v:shadow on="t" color="black" opacity="24903f" origin=",.5" offset="0,.55556mm"/>
                    </v:shape>
                    <v:shape id="Straight Arrow Connector 382" o:spid="_x0000_s1059" type="#_x0000_t32" style="position:absolute;left:30861;top:12573;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" strokecolor="#4f81bd [3204]" strokeweight="1pt">
                      <v:stroke endarrow="open"/>
                      <v:shadow on="t" color="black" opacity="24903f" origin=",.5" offset="0,.55556mm"/>
                    </v:shape>
                    <v:rect id="Rectangle 2" o:spid="_x0000_s1060" style="position:absolute;left:33147;top:5715;width:571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" filled="f" strokecolor="#0f243e [1615]" strokeweight="1.5pt">
                      <v:shadow on="t" color="black" opacity="22937f" origin=",.5" offset="0,.63889mm"/>
                      <v:textbox>
                        <w:txbxContent>
                          <w:p w14:paraId="2DADCD98" w14:textId="77777777" w:rsidR="00BF7724" w:rsidRPr="00652B22" w:rsidRDefault="00BF7724" w:rsidP="006F6D33">
                            <w:pPr>
                              <w:jc w:val="center"/>
                              <w:rPr>
                                <w:color w:val="0D0D0D" w:themeColor="text1" w:themeTint="F2"/>
                              </w:rPr>
                            </w:pPr>
                            <w:r>
                              <w:rPr>
                                <w:color w:val="0D0D0D" w:themeColor="text1" w:themeTint="F2"/>
                              </w:rPr>
                              <w:t xml:space="preserve">CoGen </w:t>
                            </w:r>
                          </w:p>
                        </w:txbxContent>
                      </v:textbox>
                    </v:rect>
                    <v:rect id="Rectangle 2" o:spid="_x0000_s1061" style="position:absolute;left:36576;top:1143;width:9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" filled="f" strokecolor="#0f243e [1615]" strokeweight="1.5pt">
                      <v:shadow on="t" color="black" opacity="22937f" origin=",.5" offset="0,.63889mm"/>
                      <v:textbox inset=",0,,0">
                        <w:txbxContent>
                          <w:p w14:paraId="60C9CDB9" w14:textId="77777777" w:rsidR="00BF7724" w:rsidRPr="00652B22" w:rsidRDefault="00BF7724" w:rsidP="006F6D33">
                            <w:pPr>
                              <w:jc w:val="center"/>
                              <w:rPr>
                                <w:color w:val="0D0D0D" w:themeColor="text1" w:themeTint="F2"/>
                              </w:rPr>
                            </w:pPr>
                            <w:r>
                              <w:rPr>
                                <w:color w:val="0D0D0D" w:themeColor="text1" w:themeTint="F2"/>
                              </w:rPr>
                              <w:t>Distribution to Residential</w:t>
                            </w:r>
                            <w:r>
                              <w:rPr>
                                <w:noProof/>
                                <w:color w:val="0D0D0D" w:themeColor="text1" w:themeTint="F2"/>
                                <w:lang w:val="en-US"/>
                              </w:rPr>
                              <w:drawing>
                                <wp:inline distT="0" distB="0" distL="0" distR="0" wp14:anchorId="70FDC543" wp14:editId="5285A1AF">
                                  <wp:extent cx="712470" cy="1197313"/>
                                  <wp:effectExtent l="0" t="0" r="0" b="0"/>
                                  <wp:docPr id="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 cy="1197313"/>
                                          </a:xfrm>
                                          <a:prstGeom prst="rect">
                                            <a:avLst/>
                                          </a:prstGeom>
                                          <a:noFill/>
                                          <a:ln>
                                            <a:noFill/>
                                          </a:ln>
                                        </pic:spPr>
                                      </pic:pic>
                                    </a:graphicData>
                                  </a:graphic>
                                </wp:inline>
                              </w:drawing>
                            </w:r>
                            <w:r>
                              <w:rPr>
                                <w:color w:val="0D0D0D" w:themeColor="text1" w:themeTint="F2"/>
                              </w:rPr>
                              <w:t>t</w:t>
                            </w:r>
                          </w:p>
                        </w:txbxContent>
                      </v:textbox>
                    </v:rect>
                    <v:shape id="Straight Arrow Connector 385" o:spid="_x0000_s1062" type="#_x0000_t32" style="position:absolute;left:27432;top:5715;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" strokecolor="#4f81bd [3204]" strokeweight="1pt">
                      <v:stroke dashstyle="dash" endarrow="open"/>
                      <v:shadow on="t" color="black" opacity="24903f" origin=",.5" offset="0,.55556mm"/>
                    </v:shape>
                    <v:shape id="Straight Arrow Connector 387" o:spid="_x0000_s1063" type="#_x0000_t32" style="position:absolute;left:27568;top:4299;width:32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" strokecolor="#4f81bd [3204]" strokeweight="1pt">
                      <v:stroke dashstyle="dash" endarrow="open"/>
                      <v:shadow on="t" color="black" opacity="24903f" origin=",.5" offset="0,.55556mm"/>
                    </v:shape>
                    <v:line id="Straight Connector 388" o:spid="_x0000_s1064" style="position:absolute;visibility:visible;mso-wrap-style:square" from="28575,11430" to="30861,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" strokecolor="#4f81bd [3204]" strokeweight="1pt">
                      <v:shadow on="t" color="black" opacity="24903f" origin=",.5" offset="0,.55556mm"/>
                    </v:line>
                    <v:rect id="Rectangle 2" o:spid="_x0000_s1065" style="position:absolute;left:36576;top:10287;width:9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" filled="f" strokecolor="#0f243e [1615]" strokeweight="1.5pt">
                      <v:shadow on="t" color="black" opacity="22937f" origin=",.5" offset="0,.63889mm"/>
                      <v:textbox inset=",0,,0">
                        <w:txbxContent>
                          <w:p w14:paraId="6B98AAA3" w14:textId="77777777" w:rsidR="00BF7724" w:rsidRPr="00652B22" w:rsidRDefault="00BF7724" w:rsidP="006F6D33">
                            <w:pPr>
                              <w:jc w:val="center"/>
                              <w:rPr>
                                <w:color w:val="0D0D0D" w:themeColor="text1" w:themeTint="F2"/>
                              </w:rPr>
                            </w:pPr>
                            <w:r>
                              <w:rPr>
                                <w:color w:val="0D0D0D" w:themeColor="text1" w:themeTint="F2"/>
                              </w:rPr>
                              <w:t>Distribution to Industry</w:t>
                            </w:r>
                            <w:r>
                              <w:rPr>
                                <w:noProof/>
                                <w:color w:val="0D0D0D" w:themeColor="text1" w:themeTint="F2"/>
                                <w:lang w:val="en-US"/>
                              </w:rPr>
                              <w:drawing>
                                <wp:inline distT="0" distB="0" distL="0" distR="0" wp14:anchorId="0896F7D6" wp14:editId="22AE84A4">
                                  <wp:extent cx="712470" cy="1197313"/>
                                  <wp:effectExtent l="0" t="0" r="0" b="0"/>
                                  <wp:docPr id="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 cy="1197313"/>
                                          </a:xfrm>
                                          <a:prstGeom prst="rect">
                                            <a:avLst/>
                                          </a:prstGeom>
                                          <a:noFill/>
                                          <a:ln>
                                            <a:noFill/>
                                          </a:ln>
                                        </pic:spPr>
                                      </pic:pic>
                                    </a:graphicData>
                                  </a:graphic>
                                </wp:inline>
                              </w:drawing>
                            </w:r>
                            <w:r>
                              <w:rPr>
                                <w:color w:val="0D0D0D" w:themeColor="text1" w:themeTint="F2"/>
                              </w:rPr>
                              <w:t>t</w:t>
                            </w:r>
                          </w:p>
                        </w:txbxContent>
                      </v:textbox>
                    </v:rect>
                    <v:rect id="Rectangle 2" o:spid="_x0000_s1066" style="position:absolute;left:36576;top:16002;width:9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" filled="f" strokecolor="#0f243e [1615]" strokeweight="1.5pt">
                      <v:shadow on="t" color="black" opacity="22937f" origin=",.5" offset="0,.63889mm"/>
                      <v:textbox inset=",0,,0">
                        <w:txbxContent>
                          <w:p w14:paraId="1C234E63" w14:textId="77777777" w:rsidR="00BF7724" w:rsidRPr="00652B22" w:rsidRDefault="00BF7724" w:rsidP="006F6D33">
                            <w:pPr>
                              <w:jc w:val="center"/>
                              <w:rPr>
                                <w:color w:val="0D0D0D" w:themeColor="text1" w:themeTint="F2"/>
                              </w:rPr>
                            </w:pPr>
                            <w:r>
                              <w:rPr>
                                <w:color w:val="0D0D0D" w:themeColor="text1" w:themeTint="F2"/>
                              </w:rPr>
                              <w:t>Distribution to Commercial</w:t>
                            </w:r>
                            <w:r>
                              <w:rPr>
                                <w:noProof/>
                                <w:color w:val="0D0D0D" w:themeColor="text1" w:themeTint="F2"/>
                                <w:lang w:val="en-US"/>
                              </w:rPr>
                              <w:drawing>
                                <wp:inline distT="0" distB="0" distL="0" distR="0" wp14:anchorId="687FF8A8" wp14:editId="10732731">
                                  <wp:extent cx="712470" cy="1197313"/>
                                  <wp:effectExtent l="0" t="0" r="0" b="0"/>
                                  <wp:docPr id="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2470" cy="1197313"/>
                                          </a:xfrm>
                                          <a:prstGeom prst="rect">
                                            <a:avLst/>
                                          </a:prstGeom>
                                          <a:noFill/>
                                          <a:ln>
                                            <a:noFill/>
                                          </a:ln>
                                        </pic:spPr>
                                      </pic:pic>
                                    </a:graphicData>
                                  </a:graphic>
                                </wp:inline>
                              </w:drawing>
                            </w:r>
                            <w:r>
                              <w:rPr>
                                <w:color w:val="0D0D0D" w:themeColor="text1" w:themeTint="F2"/>
                              </w:rPr>
                              <w:t>t</w:t>
                            </w:r>
                          </w:p>
                        </w:txbxContent>
                      </v:textbox>
                    </v:rect>
                    <v:shape id="Straight Arrow Connector 392" o:spid="_x0000_s1067" type="#_x0000_t32" style="position:absolute;left:34290;top:9144;width:0;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" strokecolor="#4f81bd [3204]" strokeweight="1pt">
                      <v:stroke dashstyle="dash" endarrow="open"/>
                      <v:shadow on="t" color="black" opacity="24903f" origin=",.5" offset="0,.55556mm"/>
                    </v:shape>
                    <v:shape id="Straight Arrow Connector 393" o:spid="_x0000_s1068" type="#_x0000_t32" style="position:absolute;left:45720;top:17145;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" strokecolor="#4f81bd [3204]" strokeweight="1pt">
                      <v:stroke endarrow="open"/>
                      <v:shadow on="t" color="black" opacity="24903f" origin=",.5" offset="0,.55556mm"/>
                    </v:shape>
                    <v:shape id="Straight Arrow Connector 394" o:spid="_x0000_s1069" type="#_x0000_t32" style="position:absolute;left:45720;top:11430;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" strokecolor="#4f81bd [3204]" strokeweight="1pt">
                      <v:stroke endarrow="open"/>
                      <v:shadow on="t" color="black" opacity="24903f" origin=",.5" offset="0,.55556mm"/>
                    </v:shape>
                    <v:shape id="Straight Arrow Connector 395" o:spid="_x0000_s1070" type="#_x0000_t32" style="position:absolute;left:38862;top:6858;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" strokecolor="#4f81bd [3204]" strokeweight="1pt">
                      <v:stroke endarrow="open"/>
                      <v:shadow on="t" color="black" opacity="24903f" origin=",.5" offset="0,.55556mm"/>
                    </v:shape>
                    <v:shape id="Text Box 20" o:spid="_x0000_s1071" type="#_x0000_t202" style="position:absolute;left:48006;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" filled="f" stroked="f">
                      <v:textbox inset="1mm,,1mm">
                        <w:txbxContent>
                          <w:p w14:paraId="2CB33454" w14:textId="77777777" w:rsidR="00BF7724" w:rsidRDefault="00BF7724" w:rsidP="006F6D33">
                            <w:r>
                              <w:t>Residential Electricity</w:t>
                            </w:r>
                          </w:p>
                        </w:txbxContent>
                      </v:textbox>
                    </v:shape>
                    <v:shape id="Text Box 20" o:spid="_x0000_s1072" type="#_x0000_t202" style="position:absolute;left:48006;top:4572;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" filled="f" stroked="f">
                      <v:textbox inset="1mm,,1mm">
                        <w:txbxContent>
                          <w:p w14:paraId="6C6ED476" w14:textId="77777777" w:rsidR="00BF7724" w:rsidRDefault="00BF7724" w:rsidP="006F6D33">
                            <w:pPr>
                              <w:jc w:val="left"/>
                            </w:pPr>
                            <w:r>
                              <w:t>Heat to Industry</w:t>
                            </w:r>
                          </w:p>
                        </w:txbxContent>
                      </v:textbox>
                    </v:shape>
                    <v:shape id="Text Box 20" o:spid="_x0000_s1073" type="#_x0000_t202" style="position:absolute;left:48006;top:10287;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" filled="f" stroked="f">
                      <v:textbox inset="1mm,,1mm">
                        <w:txbxContent>
                          <w:p w14:paraId="21873004" w14:textId="77777777" w:rsidR="00BF7724" w:rsidRDefault="00BF7724" w:rsidP="006F6D33">
                            <w:r>
                              <w:t>Industrial Electricity</w:t>
                            </w:r>
                          </w:p>
                        </w:txbxContent>
                      </v:textbox>
                    </v:shape>
                    <v:shape id="Text Box 20" o:spid="_x0000_s1074" type="#_x0000_t202" style="position:absolute;left:48006;top:16002;width:685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" filled="f" stroked="f">
                      <v:textbox inset="1mm,,1mm">
                        <w:txbxContent>
                          <w:p w14:paraId="5DCA1B20" w14:textId="77777777" w:rsidR="00BF7724" w:rsidRDefault="00BF7724" w:rsidP="006F6D33">
                            <w:r>
                              <w:t>Commercial Electricity</w:t>
                            </w:r>
                          </w:p>
                        </w:txbxContent>
                      </v:textbox>
                    </v:shape>
                    <v:shape id="Text Box 20" o:spid="_x0000_s1075" type="#_x0000_t202" style="position:absolute;left:20574;top:2057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" filled="f" stroked="f">
                      <v:textbox>
                        <w:txbxContent>
                          <w:p w14:paraId="111EE2D1" w14:textId="77777777" w:rsidR="00BF7724" w:rsidRDefault="00BF7724" w:rsidP="006F6D33">
                            <w:r>
                              <w:t>TRANSMISSION</w:t>
                            </w:r>
                          </w:p>
                        </w:txbxContent>
                      </v:textbox>
                    </v:shape>
                    <v:shape id="Text Box 20" o:spid="_x0000_s1076" type="#_x0000_t202" style="position:absolute;left:36576;top:20574;width:1028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" filled="f" stroked="f">
                      <v:textbox>
                        <w:txbxContent>
                          <w:p w14:paraId="5D2598C8" w14:textId="77777777" w:rsidR="00BF7724" w:rsidRDefault="00BF7724" w:rsidP="006F6D33">
                            <w:r>
                              <w:t>DISTRIBUTION</w:t>
                            </w:r>
                          </w:p>
                        </w:txbxContent>
                      </v:textbox>
                    </v:shape>
                  </v:group>
                </v:group>
                <w10:anchorlock/>
              </v:group>
            </w:pict>
          </mc:Fallback>
        </mc:AlternateContent>
      </w:r>
    </w:p>
    <w:p w14:paraId="42114BA6" w14:textId="2660DC93" w:rsidR="00DC01A1" w:rsidRPr="00387953" w:rsidRDefault="00DC01A1" w:rsidP="00CD13E3">
      <w:pPr>
        <w:pStyle w:val="Caption"/>
        <w:spacing w:before="0" w:line="240" w:lineRule="auto"/>
      </w:pPr>
      <w:bookmarkStart w:id="36" w:name="_Ref416281924"/>
      <w:r w:rsidRPr="00387953">
        <w:t xml:space="preserve">Figure </w:t>
      </w:r>
      <w:r>
        <w:fldChar w:fldCharType="begin"/>
      </w:r>
      <w:r>
        <w:instrText xml:space="preserve"> SEQ Figure \* ARABIC </w:instrText>
      </w:r>
      <w:r>
        <w:fldChar w:fldCharType="separate"/>
      </w:r>
      <w:r w:rsidR="006E3FA2">
        <w:rPr>
          <w:noProof/>
        </w:rPr>
        <w:t>3</w:t>
      </w:r>
      <w:r>
        <w:rPr>
          <w:noProof/>
        </w:rPr>
        <w:fldChar w:fldCharType="end"/>
      </w:r>
      <w:bookmarkEnd w:id="36"/>
      <w:r w:rsidRPr="00387953">
        <w:t>: Simplified Schematic of the South African Power Sector</w:t>
      </w:r>
      <w:r w:rsidR="006E3FA2">
        <w:t xml:space="preserve"> in SATIM</w:t>
      </w:r>
    </w:p>
    <w:p w14:paraId="549E100D" w14:textId="5065619D" w:rsidR="005E4057" w:rsidRDefault="00743AB6" w:rsidP="00CD13E3">
      <w:pPr>
        <w:rPr>
          <w:rFonts w:eastAsia="Times New Roman" w:cs="Times New Roman"/>
        </w:rPr>
      </w:pPr>
      <w:r w:rsidRPr="00561CCE">
        <w:rPr>
          <w:rFonts w:eastAsia="Times New Roman" w:cs="Times New Roman"/>
        </w:rPr>
        <w:t xml:space="preserve">Technologies that lie within the transmission and distribution </w:t>
      </w:r>
      <w:r w:rsidR="00561CCE" w:rsidRPr="00561CCE">
        <w:rPr>
          <w:rFonts w:eastAsia="Times New Roman" w:cs="Times New Roman"/>
        </w:rPr>
        <w:t>network are pumped storage, cogeneration and distributed renewables</w:t>
      </w:r>
      <w:r w:rsidRPr="00561CCE">
        <w:rPr>
          <w:rFonts w:eastAsia="Times New Roman" w:cs="Times New Roman"/>
        </w:rPr>
        <w:t>. Losses in the</w:t>
      </w:r>
      <w:r>
        <w:rPr>
          <w:rFonts w:eastAsia="Times New Roman" w:cs="Times New Roman"/>
        </w:rPr>
        <w:t xml:space="preserve"> transmission of electricity to and from these technologies is accounted for as follows:</w:t>
      </w:r>
    </w:p>
    <w:p w14:paraId="664601E5" w14:textId="22788DD6" w:rsidR="00743AB6" w:rsidRDefault="00DC01A1" w:rsidP="00743AB6">
      <w:pPr>
        <w:pStyle w:val="ListParagraph"/>
        <w:numPr>
          <w:ilvl w:val="0"/>
          <w:numId w:val="18"/>
        </w:numPr>
      </w:pPr>
      <w:r>
        <w:t>P</w:t>
      </w:r>
      <w:r w:rsidR="00A9480C" w:rsidRPr="00A4660B">
        <w:t xml:space="preserve">umped storage </w:t>
      </w:r>
      <w:r>
        <w:t xml:space="preserve">stations </w:t>
      </w:r>
      <w:r w:rsidR="00083A8B">
        <w:t xml:space="preserve">lie between generation and distribution. They </w:t>
      </w:r>
      <w:r>
        <w:t>use</w:t>
      </w:r>
      <w:r w:rsidR="00A9480C" w:rsidRPr="00A4660B">
        <w:t xml:space="preserve"> </w:t>
      </w:r>
      <w:r>
        <w:t>electricity distributed through</w:t>
      </w:r>
      <w:r w:rsidR="00A9480C" w:rsidRPr="00A4660B">
        <w:t xml:space="preserve"> the</w:t>
      </w:r>
      <w:r>
        <w:t xml:space="preserve"> transmission </w:t>
      </w:r>
      <w:r w:rsidR="00083A8B">
        <w:t>grid</w:t>
      </w:r>
      <w:r>
        <w:t xml:space="preserve"> and feed</w:t>
      </w:r>
      <w:r w:rsidR="00A9480C" w:rsidRPr="00A4660B">
        <w:t xml:space="preserve"> </w:t>
      </w:r>
      <w:r>
        <w:t>electricity</w:t>
      </w:r>
      <w:r w:rsidR="00A9480C" w:rsidRPr="00A4660B">
        <w:t xml:space="preserve"> back into the </w:t>
      </w:r>
      <w:r>
        <w:t>transmission grid</w:t>
      </w:r>
      <w:r w:rsidR="00083A8B">
        <w:t xml:space="preserve">, </w:t>
      </w:r>
      <w:r w:rsidR="0038599F">
        <w:t>these plants</w:t>
      </w:r>
      <w:r w:rsidR="00683A59">
        <w:t xml:space="preserve"> </w:t>
      </w:r>
      <w:r w:rsidR="00083A8B">
        <w:t>therefor</w:t>
      </w:r>
      <w:r w:rsidR="0038599F">
        <w:t>e incur transmission losses twice</w:t>
      </w:r>
      <w:r w:rsidR="00083A8B">
        <w:t xml:space="preserve">. </w:t>
      </w:r>
    </w:p>
    <w:p w14:paraId="3AE6B74C" w14:textId="23C9E3E6" w:rsidR="00743AB6" w:rsidRDefault="00083A8B" w:rsidP="00743AB6">
      <w:pPr>
        <w:pStyle w:val="ListParagraph"/>
        <w:numPr>
          <w:ilvl w:val="0"/>
          <w:numId w:val="18"/>
        </w:numPr>
      </w:pPr>
      <w:r>
        <w:t>C</w:t>
      </w:r>
      <w:r w:rsidR="00A9480C" w:rsidRPr="00A4660B">
        <w:t xml:space="preserve">ogeneration </w:t>
      </w:r>
      <w:r w:rsidR="00DC01A1">
        <w:t xml:space="preserve">occurs </w:t>
      </w:r>
      <w:r w:rsidR="00A9480C" w:rsidRPr="00A4660B">
        <w:t xml:space="preserve">after transmission and </w:t>
      </w:r>
      <w:r w:rsidR="00DC01A1">
        <w:t>electricity</w:t>
      </w:r>
      <w:r w:rsidR="00A9480C" w:rsidRPr="00A4660B">
        <w:t xml:space="preserve"> </w:t>
      </w:r>
      <w:r w:rsidR="00DC01A1">
        <w:t xml:space="preserve">is fed </w:t>
      </w:r>
      <w:r w:rsidR="00B9590E">
        <w:t>into</w:t>
      </w:r>
      <w:r w:rsidR="006A011D">
        <w:t xml:space="preserve"> the distribution</w:t>
      </w:r>
      <w:r w:rsidR="00A9480C" w:rsidRPr="00A4660B">
        <w:t xml:space="preserve"> grid </w:t>
      </w:r>
      <w:r w:rsidR="00DC01A1">
        <w:t>to meet industrial electricity demand</w:t>
      </w:r>
      <w:r w:rsidR="006A011D">
        <w:t>.</w:t>
      </w:r>
      <w:r w:rsidR="00A9480C" w:rsidRPr="00A4660B">
        <w:t xml:space="preserve"> </w:t>
      </w:r>
      <w:r w:rsidR="006A011D">
        <w:t>T</w:t>
      </w:r>
      <w:r w:rsidR="00DC01A1">
        <w:t xml:space="preserve">he </w:t>
      </w:r>
      <w:r w:rsidR="00A9480C" w:rsidRPr="00A4660B">
        <w:t>heat</w:t>
      </w:r>
      <w:r w:rsidR="006A011D">
        <w:t xml:space="preserve"> generated</w:t>
      </w:r>
      <w:r w:rsidR="00A9480C" w:rsidRPr="00A4660B">
        <w:t xml:space="preserve"> </w:t>
      </w:r>
      <w:r w:rsidR="00DC01A1">
        <w:t xml:space="preserve">is used to meet </w:t>
      </w:r>
      <w:r w:rsidR="00A9480C" w:rsidRPr="00A4660B">
        <w:t xml:space="preserve">industrial heat demand. </w:t>
      </w:r>
    </w:p>
    <w:p w14:paraId="6808F906" w14:textId="366B5A76" w:rsidR="00A9480C" w:rsidRPr="006A011D" w:rsidRDefault="00A9480C" w:rsidP="00743AB6">
      <w:pPr>
        <w:pStyle w:val="ListParagraph"/>
        <w:numPr>
          <w:ilvl w:val="0"/>
          <w:numId w:val="18"/>
        </w:numPr>
      </w:pPr>
      <w:r w:rsidRPr="00743AB6">
        <w:rPr>
          <w:lang w:val="en-US"/>
        </w:rPr>
        <w:t xml:space="preserve">Distributed energy technologies built within a sector such as embedded solar or storage are not subjected to distribution losses and are currently not able to </w:t>
      </w:r>
      <w:r w:rsidR="00BC16CF">
        <w:rPr>
          <w:lang w:val="en-US"/>
        </w:rPr>
        <w:t>feed</w:t>
      </w:r>
      <w:r w:rsidR="00BC16CF" w:rsidRPr="00743AB6">
        <w:rPr>
          <w:lang w:val="en-US"/>
        </w:rPr>
        <w:t xml:space="preserve"> </w:t>
      </w:r>
      <w:r w:rsidRPr="00743AB6">
        <w:rPr>
          <w:lang w:val="en-US"/>
        </w:rPr>
        <w:t xml:space="preserve">electricity </w:t>
      </w:r>
      <w:r w:rsidR="00BC16CF">
        <w:rPr>
          <w:lang w:val="en-US"/>
        </w:rPr>
        <w:t>i</w:t>
      </w:r>
      <w:r w:rsidRPr="00743AB6">
        <w:rPr>
          <w:lang w:val="en-US"/>
        </w:rPr>
        <w:t xml:space="preserve">nto the central network to reach the other sectors. </w:t>
      </w:r>
    </w:p>
    <w:p w14:paraId="2DBB2CDE" w14:textId="35B3BB41" w:rsidR="00CF21FD" w:rsidRPr="00312C57" w:rsidRDefault="00CF21FD" w:rsidP="00312C57">
      <w:pPr>
        <w:pStyle w:val="Caption"/>
        <w:keepNext/>
        <w:rPr>
          <w:lang w:val="en-US"/>
        </w:rPr>
      </w:pPr>
      <w:bookmarkStart w:id="37" w:name="_Ref374961248"/>
      <w:r w:rsidRPr="00A4660B">
        <w:t xml:space="preserve">Table </w:t>
      </w:r>
      <w:r>
        <w:fldChar w:fldCharType="begin"/>
      </w:r>
      <w:r>
        <w:instrText xml:space="preserve"> SEQ Table \* ARABIC </w:instrText>
      </w:r>
      <w:r>
        <w:fldChar w:fldCharType="separate"/>
      </w:r>
      <w:r>
        <w:rPr>
          <w:noProof/>
        </w:rPr>
        <w:t>2</w:t>
      </w:r>
      <w:r>
        <w:rPr>
          <w:noProof/>
        </w:rPr>
        <w:fldChar w:fldCharType="end"/>
      </w:r>
      <w:bookmarkEnd w:id="37"/>
      <w:r w:rsidRPr="00A4660B">
        <w:t>:  Eskom plant decommissioning and air quality retrofitting schedules</w:t>
      </w:r>
      <w:r w:rsidRPr="00956FC2">
        <w:rPr>
          <w:rStyle w:val="FootnoteReference"/>
        </w:rPr>
        <w:footnoteReference w:id="1"/>
      </w:r>
      <w:r w:rsidR="00BC16CF">
        <w:t xml:space="preserve"> </w:t>
      </w:r>
      <w:r w:rsidR="00312C57">
        <w:t>(</w:t>
      </w:r>
      <w:r w:rsidR="00312C57" w:rsidRPr="00312C57">
        <w:rPr>
          <w:lang w:val="en-US"/>
        </w:rPr>
        <w:t>Sources: IRP 2016, Eskom, DEA</w:t>
      </w:r>
      <w:r w:rsidR="00312C57">
        <w:rPr>
          <w:lang w:val="en-US"/>
        </w:rPr>
        <w:t>)</w:t>
      </w:r>
    </w:p>
    <w:tbl>
      <w:tblPr>
        <w:tblStyle w:val="TableGrid"/>
        <w:tblW w:w="5112" w:type="pct"/>
        <w:tblInd w:w="-5" w:type="dxa"/>
        <w:tblLayout w:type="fixed"/>
        <w:tblCellMar>
          <w:left w:w="28" w:type="dxa"/>
          <w:right w:w="28" w:type="dxa"/>
        </w:tblCellMar>
        <w:tblLook w:val="04A0" w:firstRow="1" w:lastRow="0" w:firstColumn="1" w:lastColumn="0" w:noHBand="0" w:noVBand="1"/>
      </w:tblPr>
      <w:tblGrid>
        <w:gridCol w:w="836"/>
        <w:gridCol w:w="224"/>
        <w:gridCol w:w="210"/>
        <w:gridCol w:w="210"/>
        <w:gridCol w:w="211"/>
        <w:gridCol w:w="213"/>
        <w:gridCol w:w="213"/>
        <w:gridCol w:w="216"/>
        <w:gridCol w:w="218"/>
        <w:gridCol w:w="218"/>
        <w:gridCol w:w="218"/>
        <w:gridCol w:w="218"/>
        <w:gridCol w:w="218"/>
        <w:gridCol w:w="218"/>
        <w:gridCol w:w="218"/>
        <w:gridCol w:w="219"/>
        <w:gridCol w:w="219"/>
        <w:gridCol w:w="223"/>
        <w:gridCol w:w="221"/>
        <w:gridCol w:w="220"/>
        <w:gridCol w:w="220"/>
        <w:gridCol w:w="219"/>
        <w:gridCol w:w="223"/>
        <w:gridCol w:w="222"/>
        <w:gridCol w:w="221"/>
        <w:gridCol w:w="220"/>
        <w:gridCol w:w="219"/>
        <w:gridCol w:w="223"/>
        <w:gridCol w:w="222"/>
        <w:gridCol w:w="221"/>
        <w:gridCol w:w="220"/>
        <w:gridCol w:w="219"/>
        <w:gridCol w:w="223"/>
        <w:gridCol w:w="222"/>
        <w:gridCol w:w="221"/>
        <w:gridCol w:w="220"/>
      </w:tblGrid>
      <w:tr w:rsidR="00E26AEC" w14:paraId="7C04FF22" w14:textId="77777777" w:rsidTr="006E0909">
        <w:trPr>
          <w:cantSplit/>
          <w:trHeight w:val="604"/>
        </w:trPr>
        <w:tc>
          <w:tcPr>
            <w:tcW w:w="836" w:type="dxa"/>
            <w:tcMar>
              <w:left w:w="0" w:type="dxa"/>
              <w:right w:w="0" w:type="dxa"/>
            </w:tcMar>
            <w:textDirection w:val="btLr"/>
          </w:tcPr>
          <w:p w14:paraId="6BB773FE" w14:textId="77777777" w:rsidR="00E26AEC" w:rsidRDefault="00E26AEC" w:rsidP="00EA6C64">
            <w:pPr>
              <w:spacing w:after="0"/>
              <w:ind w:left="113" w:right="113"/>
              <w:rPr>
                <w:sz w:val="16"/>
                <w:szCs w:val="16"/>
              </w:rPr>
            </w:pPr>
          </w:p>
        </w:tc>
        <w:tc>
          <w:tcPr>
            <w:tcW w:w="224" w:type="dxa"/>
            <w:tcMar>
              <w:left w:w="0" w:type="dxa"/>
              <w:right w:w="0" w:type="dxa"/>
            </w:tcMar>
            <w:textDirection w:val="btLr"/>
          </w:tcPr>
          <w:p w14:paraId="77E9B9CD" w14:textId="77777777" w:rsidR="00E26AEC" w:rsidRDefault="00E26AEC" w:rsidP="00EA6C64">
            <w:pPr>
              <w:spacing w:after="0"/>
              <w:ind w:left="113" w:right="113"/>
              <w:rPr>
                <w:sz w:val="16"/>
                <w:szCs w:val="16"/>
              </w:rPr>
            </w:pPr>
            <w:r>
              <w:rPr>
                <w:sz w:val="16"/>
                <w:szCs w:val="16"/>
              </w:rPr>
              <w:t>2016</w:t>
            </w:r>
          </w:p>
        </w:tc>
        <w:tc>
          <w:tcPr>
            <w:tcW w:w="210" w:type="dxa"/>
            <w:tcMar>
              <w:left w:w="0" w:type="dxa"/>
              <w:right w:w="0" w:type="dxa"/>
            </w:tcMar>
            <w:textDirection w:val="btLr"/>
          </w:tcPr>
          <w:p w14:paraId="5C89E847" w14:textId="77777777" w:rsidR="00E26AEC" w:rsidRDefault="00E26AEC" w:rsidP="00EA6C64">
            <w:pPr>
              <w:spacing w:after="0"/>
              <w:ind w:left="113" w:right="113"/>
              <w:rPr>
                <w:sz w:val="16"/>
                <w:szCs w:val="16"/>
              </w:rPr>
            </w:pPr>
            <w:r>
              <w:rPr>
                <w:sz w:val="16"/>
                <w:szCs w:val="16"/>
              </w:rPr>
              <w:t>2017</w:t>
            </w:r>
          </w:p>
        </w:tc>
        <w:tc>
          <w:tcPr>
            <w:tcW w:w="210" w:type="dxa"/>
            <w:tcMar>
              <w:left w:w="0" w:type="dxa"/>
              <w:right w:w="0" w:type="dxa"/>
            </w:tcMar>
            <w:textDirection w:val="btLr"/>
          </w:tcPr>
          <w:p w14:paraId="31A0E0E8" w14:textId="77777777" w:rsidR="00E26AEC" w:rsidRDefault="00E26AEC" w:rsidP="00EA6C64">
            <w:pPr>
              <w:spacing w:after="0"/>
              <w:ind w:left="113" w:right="113"/>
              <w:rPr>
                <w:sz w:val="16"/>
                <w:szCs w:val="16"/>
              </w:rPr>
            </w:pPr>
            <w:r>
              <w:rPr>
                <w:sz w:val="16"/>
                <w:szCs w:val="16"/>
              </w:rPr>
              <w:t>2018</w:t>
            </w:r>
          </w:p>
        </w:tc>
        <w:tc>
          <w:tcPr>
            <w:tcW w:w="211" w:type="dxa"/>
            <w:tcMar>
              <w:left w:w="0" w:type="dxa"/>
              <w:right w:w="0" w:type="dxa"/>
            </w:tcMar>
            <w:textDirection w:val="btLr"/>
          </w:tcPr>
          <w:p w14:paraId="03E0FA74" w14:textId="77777777" w:rsidR="00E26AEC" w:rsidRDefault="00E26AEC" w:rsidP="00EA6C64">
            <w:pPr>
              <w:spacing w:after="0"/>
              <w:ind w:left="113" w:right="113"/>
              <w:rPr>
                <w:sz w:val="16"/>
                <w:szCs w:val="16"/>
              </w:rPr>
            </w:pPr>
            <w:r>
              <w:rPr>
                <w:sz w:val="16"/>
                <w:szCs w:val="16"/>
              </w:rPr>
              <w:t>2019</w:t>
            </w:r>
          </w:p>
        </w:tc>
        <w:tc>
          <w:tcPr>
            <w:tcW w:w="213" w:type="dxa"/>
            <w:tcMar>
              <w:left w:w="0" w:type="dxa"/>
              <w:right w:w="0" w:type="dxa"/>
            </w:tcMar>
            <w:textDirection w:val="btLr"/>
          </w:tcPr>
          <w:p w14:paraId="68F4E345" w14:textId="77777777" w:rsidR="00E26AEC" w:rsidRDefault="00E26AEC" w:rsidP="00EA6C64">
            <w:pPr>
              <w:spacing w:after="0"/>
              <w:ind w:left="113" w:right="113"/>
              <w:rPr>
                <w:sz w:val="16"/>
                <w:szCs w:val="16"/>
              </w:rPr>
            </w:pPr>
            <w:r>
              <w:rPr>
                <w:sz w:val="16"/>
                <w:szCs w:val="16"/>
              </w:rPr>
              <w:t>2020</w:t>
            </w:r>
          </w:p>
        </w:tc>
        <w:tc>
          <w:tcPr>
            <w:tcW w:w="213" w:type="dxa"/>
            <w:tcMar>
              <w:left w:w="0" w:type="dxa"/>
              <w:right w:w="0" w:type="dxa"/>
            </w:tcMar>
            <w:textDirection w:val="btLr"/>
          </w:tcPr>
          <w:p w14:paraId="15BFB193" w14:textId="77777777" w:rsidR="00E26AEC" w:rsidRDefault="00E26AEC" w:rsidP="00EA6C64">
            <w:pPr>
              <w:spacing w:after="0"/>
              <w:ind w:left="113" w:right="113"/>
              <w:rPr>
                <w:sz w:val="16"/>
                <w:szCs w:val="16"/>
              </w:rPr>
            </w:pPr>
            <w:r>
              <w:rPr>
                <w:sz w:val="16"/>
                <w:szCs w:val="16"/>
              </w:rPr>
              <w:t>2021</w:t>
            </w:r>
          </w:p>
        </w:tc>
        <w:tc>
          <w:tcPr>
            <w:tcW w:w="216" w:type="dxa"/>
            <w:tcMar>
              <w:left w:w="0" w:type="dxa"/>
              <w:right w:w="0" w:type="dxa"/>
            </w:tcMar>
            <w:textDirection w:val="btLr"/>
          </w:tcPr>
          <w:p w14:paraId="760C1044" w14:textId="77777777" w:rsidR="00E26AEC" w:rsidRDefault="00E26AEC" w:rsidP="00EA6C64">
            <w:pPr>
              <w:spacing w:after="0"/>
              <w:ind w:left="113" w:right="113"/>
              <w:rPr>
                <w:sz w:val="16"/>
                <w:szCs w:val="16"/>
              </w:rPr>
            </w:pPr>
            <w:r>
              <w:rPr>
                <w:sz w:val="16"/>
                <w:szCs w:val="16"/>
              </w:rPr>
              <w:t>2022</w:t>
            </w:r>
          </w:p>
        </w:tc>
        <w:tc>
          <w:tcPr>
            <w:tcW w:w="218" w:type="dxa"/>
            <w:tcMar>
              <w:left w:w="0" w:type="dxa"/>
              <w:right w:w="0" w:type="dxa"/>
            </w:tcMar>
            <w:textDirection w:val="btLr"/>
          </w:tcPr>
          <w:p w14:paraId="47D905ED" w14:textId="77777777" w:rsidR="00E26AEC" w:rsidRDefault="00E26AEC" w:rsidP="00EA6C64">
            <w:pPr>
              <w:spacing w:after="0"/>
              <w:ind w:left="113" w:right="113"/>
              <w:rPr>
                <w:sz w:val="16"/>
                <w:szCs w:val="16"/>
              </w:rPr>
            </w:pPr>
            <w:r>
              <w:rPr>
                <w:sz w:val="16"/>
                <w:szCs w:val="16"/>
              </w:rPr>
              <w:t>2023</w:t>
            </w:r>
          </w:p>
        </w:tc>
        <w:tc>
          <w:tcPr>
            <w:tcW w:w="218" w:type="dxa"/>
            <w:tcMar>
              <w:left w:w="0" w:type="dxa"/>
              <w:right w:w="0" w:type="dxa"/>
            </w:tcMar>
            <w:textDirection w:val="btLr"/>
          </w:tcPr>
          <w:p w14:paraId="6BC52D70" w14:textId="77777777" w:rsidR="00E26AEC" w:rsidRDefault="00E26AEC" w:rsidP="00EA6C64">
            <w:pPr>
              <w:spacing w:after="0"/>
              <w:ind w:left="113" w:right="113"/>
              <w:rPr>
                <w:sz w:val="16"/>
                <w:szCs w:val="16"/>
              </w:rPr>
            </w:pPr>
            <w:r>
              <w:rPr>
                <w:sz w:val="16"/>
                <w:szCs w:val="16"/>
              </w:rPr>
              <w:t>2024</w:t>
            </w:r>
          </w:p>
        </w:tc>
        <w:tc>
          <w:tcPr>
            <w:tcW w:w="218" w:type="dxa"/>
            <w:tcMar>
              <w:left w:w="0" w:type="dxa"/>
              <w:right w:w="0" w:type="dxa"/>
            </w:tcMar>
            <w:textDirection w:val="btLr"/>
          </w:tcPr>
          <w:p w14:paraId="066D0173" w14:textId="77777777" w:rsidR="00E26AEC" w:rsidRDefault="00E26AEC" w:rsidP="00EA6C64">
            <w:pPr>
              <w:spacing w:after="0"/>
              <w:ind w:left="113" w:right="113"/>
              <w:rPr>
                <w:sz w:val="16"/>
                <w:szCs w:val="16"/>
              </w:rPr>
            </w:pPr>
            <w:r>
              <w:rPr>
                <w:sz w:val="16"/>
                <w:szCs w:val="16"/>
              </w:rPr>
              <w:t>2025</w:t>
            </w:r>
          </w:p>
        </w:tc>
        <w:tc>
          <w:tcPr>
            <w:tcW w:w="218" w:type="dxa"/>
            <w:tcMar>
              <w:left w:w="0" w:type="dxa"/>
              <w:right w:w="0" w:type="dxa"/>
            </w:tcMar>
            <w:textDirection w:val="btLr"/>
          </w:tcPr>
          <w:p w14:paraId="1EDD51A6" w14:textId="77777777" w:rsidR="00E26AEC" w:rsidRDefault="00E26AEC" w:rsidP="00EA6C64">
            <w:pPr>
              <w:spacing w:after="0"/>
              <w:ind w:left="113" w:right="113"/>
              <w:rPr>
                <w:sz w:val="16"/>
                <w:szCs w:val="16"/>
              </w:rPr>
            </w:pPr>
            <w:r>
              <w:rPr>
                <w:sz w:val="16"/>
                <w:szCs w:val="16"/>
              </w:rPr>
              <w:t>2026</w:t>
            </w:r>
          </w:p>
        </w:tc>
        <w:tc>
          <w:tcPr>
            <w:tcW w:w="218" w:type="dxa"/>
            <w:tcMar>
              <w:left w:w="0" w:type="dxa"/>
              <w:right w:w="0" w:type="dxa"/>
            </w:tcMar>
            <w:textDirection w:val="btLr"/>
          </w:tcPr>
          <w:p w14:paraId="2B9221FA" w14:textId="77777777" w:rsidR="00E26AEC" w:rsidRDefault="00E26AEC" w:rsidP="00EA6C64">
            <w:pPr>
              <w:spacing w:after="0"/>
              <w:ind w:left="113" w:right="113"/>
              <w:rPr>
                <w:sz w:val="16"/>
                <w:szCs w:val="16"/>
              </w:rPr>
            </w:pPr>
            <w:r>
              <w:rPr>
                <w:sz w:val="16"/>
                <w:szCs w:val="16"/>
              </w:rPr>
              <w:t>2027</w:t>
            </w:r>
          </w:p>
        </w:tc>
        <w:tc>
          <w:tcPr>
            <w:tcW w:w="218" w:type="dxa"/>
            <w:tcMar>
              <w:left w:w="0" w:type="dxa"/>
              <w:right w:w="0" w:type="dxa"/>
            </w:tcMar>
            <w:textDirection w:val="btLr"/>
          </w:tcPr>
          <w:p w14:paraId="202E310A" w14:textId="77777777" w:rsidR="00E26AEC" w:rsidRDefault="00E26AEC" w:rsidP="00EA6C64">
            <w:pPr>
              <w:spacing w:after="0"/>
              <w:ind w:left="113" w:right="113"/>
              <w:rPr>
                <w:sz w:val="16"/>
                <w:szCs w:val="16"/>
              </w:rPr>
            </w:pPr>
            <w:r>
              <w:rPr>
                <w:sz w:val="16"/>
                <w:szCs w:val="16"/>
              </w:rPr>
              <w:t>2028</w:t>
            </w:r>
          </w:p>
        </w:tc>
        <w:tc>
          <w:tcPr>
            <w:tcW w:w="218" w:type="dxa"/>
            <w:tcMar>
              <w:left w:w="0" w:type="dxa"/>
              <w:right w:w="0" w:type="dxa"/>
            </w:tcMar>
            <w:textDirection w:val="btLr"/>
          </w:tcPr>
          <w:p w14:paraId="271C0F78" w14:textId="77777777" w:rsidR="00E26AEC" w:rsidRDefault="00E26AEC" w:rsidP="00EA6C64">
            <w:pPr>
              <w:spacing w:after="0"/>
              <w:ind w:left="113" w:right="113"/>
              <w:rPr>
                <w:sz w:val="16"/>
                <w:szCs w:val="16"/>
              </w:rPr>
            </w:pPr>
            <w:r>
              <w:rPr>
                <w:sz w:val="16"/>
                <w:szCs w:val="16"/>
              </w:rPr>
              <w:t>2029</w:t>
            </w:r>
          </w:p>
        </w:tc>
        <w:tc>
          <w:tcPr>
            <w:tcW w:w="219" w:type="dxa"/>
            <w:tcMar>
              <w:left w:w="0" w:type="dxa"/>
              <w:right w:w="0" w:type="dxa"/>
            </w:tcMar>
            <w:textDirection w:val="btLr"/>
          </w:tcPr>
          <w:p w14:paraId="7A8A4954" w14:textId="77777777" w:rsidR="00E26AEC" w:rsidRDefault="00E26AEC" w:rsidP="00EA6C64">
            <w:pPr>
              <w:spacing w:after="0"/>
              <w:ind w:left="113" w:right="113"/>
              <w:rPr>
                <w:sz w:val="16"/>
                <w:szCs w:val="16"/>
              </w:rPr>
            </w:pPr>
            <w:r>
              <w:rPr>
                <w:sz w:val="16"/>
                <w:szCs w:val="16"/>
              </w:rPr>
              <w:t>2030</w:t>
            </w:r>
          </w:p>
        </w:tc>
        <w:tc>
          <w:tcPr>
            <w:tcW w:w="219" w:type="dxa"/>
            <w:tcMar>
              <w:left w:w="0" w:type="dxa"/>
              <w:right w:w="0" w:type="dxa"/>
            </w:tcMar>
            <w:textDirection w:val="btLr"/>
          </w:tcPr>
          <w:p w14:paraId="262C1A72" w14:textId="77777777" w:rsidR="00E26AEC" w:rsidRDefault="00E26AEC" w:rsidP="00EA6C64">
            <w:pPr>
              <w:spacing w:after="0"/>
              <w:ind w:left="113" w:right="113"/>
              <w:rPr>
                <w:sz w:val="16"/>
                <w:szCs w:val="16"/>
              </w:rPr>
            </w:pPr>
            <w:r>
              <w:rPr>
                <w:sz w:val="16"/>
                <w:szCs w:val="16"/>
              </w:rPr>
              <w:t>2031</w:t>
            </w:r>
          </w:p>
        </w:tc>
        <w:tc>
          <w:tcPr>
            <w:tcW w:w="223" w:type="dxa"/>
            <w:tcMar>
              <w:left w:w="0" w:type="dxa"/>
              <w:right w:w="0" w:type="dxa"/>
            </w:tcMar>
            <w:textDirection w:val="btLr"/>
          </w:tcPr>
          <w:p w14:paraId="04FF55DE" w14:textId="77777777" w:rsidR="00E26AEC" w:rsidRDefault="00E26AEC" w:rsidP="00EA6C64">
            <w:pPr>
              <w:spacing w:after="0"/>
              <w:ind w:left="113" w:right="113"/>
              <w:rPr>
                <w:sz w:val="16"/>
                <w:szCs w:val="16"/>
              </w:rPr>
            </w:pPr>
            <w:r>
              <w:rPr>
                <w:sz w:val="16"/>
                <w:szCs w:val="16"/>
              </w:rPr>
              <w:t>2032</w:t>
            </w:r>
          </w:p>
        </w:tc>
        <w:tc>
          <w:tcPr>
            <w:tcW w:w="221" w:type="dxa"/>
            <w:tcMar>
              <w:left w:w="0" w:type="dxa"/>
              <w:right w:w="0" w:type="dxa"/>
            </w:tcMar>
            <w:textDirection w:val="btLr"/>
          </w:tcPr>
          <w:p w14:paraId="528DDFF1" w14:textId="77777777" w:rsidR="00E26AEC" w:rsidRDefault="00E26AEC" w:rsidP="00EA6C64">
            <w:pPr>
              <w:spacing w:after="0"/>
              <w:ind w:left="113" w:right="113"/>
              <w:rPr>
                <w:sz w:val="16"/>
                <w:szCs w:val="16"/>
              </w:rPr>
            </w:pPr>
            <w:r>
              <w:rPr>
                <w:sz w:val="16"/>
                <w:szCs w:val="16"/>
              </w:rPr>
              <w:t>2033</w:t>
            </w:r>
          </w:p>
        </w:tc>
        <w:tc>
          <w:tcPr>
            <w:tcW w:w="220" w:type="dxa"/>
            <w:tcMar>
              <w:left w:w="0" w:type="dxa"/>
              <w:right w:w="0" w:type="dxa"/>
            </w:tcMar>
            <w:textDirection w:val="btLr"/>
          </w:tcPr>
          <w:p w14:paraId="27D50688" w14:textId="77777777" w:rsidR="00E26AEC" w:rsidRDefault="00E26AEC" w:rsidP="00EA6C64">
            <w:pPr>
              <w:spacing w:after="0"/>
              <w:ind w:left="113" w:right="113"/>
              <w:rPr>
                <w:sz w:val="16"/>
                <w:szCs w:val="16"/>
              </w:rPr>
            </w:pPr>
            <w:r>
              <w:rPr>
                <w:sz w:val="16"/>
                <w:szCs w:val="16"/>
              </w:rPr>
              <w:t>2034</w:t>
            </w:r>
          </w:p>
        </w:tc>
        <w:tc>
          <w:tcPr>
            <w:tcW w:w="220" w:type="dxa"/>
            <w:tcMar>
              <w:left w:w="0" w:type="dxa"/>
              <w:right w:w="0" w:type="dxa"/>
            </w:tcMar>
            <w:textDirection w:val="btLr"/>
          </w:tcPr>
          <w:p w14:paraId="32684B0D" w14:textId="77777777" w:rsidR="00E26AEC" w:rsidRDefault="00E26AEC" w:rsidP="00EA6C64">
            <w:pPr>
              <w:spacing w:after="0"/>
              <w:ind w:left="113" w:right="113"/>
              <w:rPr>
                <w:sz w:val="16"/>
                <w:szCs w:val="16"/>
              </w:rPr>
            </w:pPr>
            <w:r>
              <w:rPr>
                <w:sz w:val="16"/>
                <w:szCs w:val="16"/>
              </w:rPr>
              <w:t>2035</w:t>
            </w:r>
          </w:p>
        </w:tc>
        <w:tc>
          <w:tcPr>
            <w:tcW w:w="219" w:type="dxa"/>
            <w:tcMar>
              <w:left w:w="0" w:type="dxa"/>
              <w:right w:w="0" w:type="dxa"/>
            </w:tcMar>
            <w:textDirection w:val="btLr"/>
          </w:tcPr>
          <w:p w14:paraId="6613FBAD" w14:textId="77777777" w:rsidR="00E26AEC" w:rsidRDefault="00E26AEC" w:rsidP="00EA6C64">
            <w:pPr>
              <w:spacing w:after="0"/>
              <w:ind w:left="113" w:right="113"/>
              <w:rPr>
                <w:sz w:val="16"/>
                <w:szCs w:val="16"/>
              </w:rPr>
            </w:pPr>
            <w:r>
              <w:rPr>
                <w:sz w:val="16"/>
                <w:szCs w:val="16"/>
              </w:rPr>
              <w:t>2036</w:t>
            </w:r>
          </w:p>
        </w:tc>
        <w:tc>
          <w:tcPr>
            <w:tcW w:w="223" w:type="dxa"/>
            <w:tcMar>
              <w:left w:w="0" w:type="dxa"/>
              <w:right w:w="0" w:type="dxa"/>
            </w:tcMar>
            <w:textDirection w:val="btLr"/>
          </w:tcPr>
          <w:p w14:paraId="27AB0067" w14:textId="77777777" w:rsidR="00E26AEC" w:rsidRDefault="00E26AEC" w:rsidP="00EA6C64">
            <w:pPr>
              <w:spacing w:after="0"/>
              <w:ind w:left="113" w:right="113"/>
              <w:rPr>
                <w:sz w:val="16"/>
                <w:szCs w:val="16"/>
              </w:rPr>
            </w:pPr>
            <w:r>
              <w:rPr>
                <w:sz w:val="16"/>
                <w:szCs w:val="16"/>
              </w:rPr>
              <w:t>2037</w:t>
            </w:r>
          </w:p>
        </w:tc>
        <w:tc>
          <w:tcPr>
            <w:tcW w:w="222" w:type="dxa"/>
            <w:tcMar>
              <w:left w:w="0" w:type="dxa"/>
              <w:right w:w="0" w:type="dxa"/>
            </w:tcMar>
            <w:textDirection w:val="btLr"/>
          </w:tcPr>
          <w:p w14:paraId="663B401D" w14:textId="77777777" w:rsidR="00E26AEC" w:rsidRDefault="00E26AEC" w:rsidP="00EA6C64">
            <w:pPr>
              <w:spacing w:after="0"/>
              <w:ind w:left="113" w:right="113"/>
              <w:rPr>
                <w:sz w:val="16"/>
                <w:szCs w:val="16"/>
              </w:rPr>
            </w:pPr>
            <w:r>
              <w:rPr>
                <w:sz w:val="16"/>
                <w:szCs w:val="16"/>
              </w:rPr>
              <w:t>2038</w:t>
            </w:r>
          </w:p>
        </w:tc>
        <w:tc>
          <w:tcPr>
            <w:tcW w:w="221" w:type="dxa"/>
            <w:tcMar>
              <w:left w:w="0" w:type="dxa"/>
              <w:right w:w="0" w:type="dxa"/>
            </w:tcMar>
            <w:textDirection w:val="btLr"/>
          </w:tcPr>
          <w:p w14:paraId="0A178A6E" w14:textId="77777777" w:rsidR="00E26AEC" w:rsidRDefault="00E26AEC" w:rsidP="00EA6C64">
            <w:pPr>
              <w:spacing w:after="0"/>
              <w:ind w:left="113" w:right="113"/>
              <w:rPr>
                <w:sz w:val="16"/>
                <w:szCs w:val="16"/>
              </w:rPr>
            </w:pPr>
            <w:r>
              <w:rPr>
                <w:sz w:val="16"/>
                <w:szCs w:val="16"/>
              </w:rPr>
              <w:t>2039</w:t>
            </w:r>
          </w:p>
        </w:tc>
        <w:tc>
          <w:tcPr>
            <w:tcW w:w="220" w:type="dxa"/>
            <w:tcMar>
              <w:left w:w="0" w:type="dxa"/>
              <w:right w:w="0" w:type="dxa"/>
            </w:tcMar>
            <w:textDirection w:val="btLr"/>
          </w:tcPr>
          <w:p w14:paraId="44265509" w14:textId="77777777" w:rsidR="00E26AEC" w:rsidRDefault="00E26AEC" w:rsidP="00EA6C64">
            <w:pPr>
              <w:spacing w:after="0"/>
              <w:ind w:left="113" w:right="113"/>
              <w:rPr>
                <w:sz w:val="16"/>
                <w:szCs w:val="16"/>
              </w:rPr>
            </w:pPr>
            <w:r>
              <w:rPr>
                <w:sz w:val="16"/>
                <w:szCs w:val="16"/>
              </w:rPr>
              <w:t>2040</w:t>
            </w:r>
          </w:p>
        </w:tc>
        <w:tc>
          <w:tcPr>
            <w:tcW w:w="219" w:type="dxa"/>
            <w:tcMar>
              <w:left w:w="0" w:type="dxa"/>
              <w:right w:w="0" w:type="dxa"/>
            </w:tcMar>
            <w:textDirection w:val="btLr"/>
          </w:tcPr>
          <w:p w14:paraId="0D990128" w14:textId="77777777" w:rsidR="00E26AEC" w:rsidRDefault="00E26AEC" w:rsidP="00EA6C64">
            <w:pPr>
              <w:spacing w:after="0"/>
              <w:ind w:left="113" w:right="113"/>
              <w:rPr>
                <w:sz w:val="16"/>
                <w:szCs w:val="16"/>
              </w:rPr>
            </w:pPr>
            <w:r>
              <w:rPr>
                <w:sz w:val="16"/>
                <w:szCs w:val="16"/>
              </w:rPr>
              <w:t>2041</w:t>
            </w:r>
          </w:p>
        </w:tc>
        <w:tc>
          <w:tcPr>
            <w:tcW w:w="223" w:type="dxa"/>
            <w:tcMar>
              <w:left w:w="0" w:type="dxa"/>
              <w:right w:w="0" w:type="dxa"/>
            </w:tcMar>
            <w:textDirection w:val="btLr"/>
          </w:tcPr>
          <w:p w14:paraId="41CE0890" w14:textId="77777777" w:rsidR="00E26AEC" w:rsidRDefault="00E26AEC" w:rsidP="00EA6C64">
            <w:pPr>
              <w:spacing w:after="0"/>
              <w:ind w:left="113" w:right="113"/>
              <w:rPr>
                <w:sz w:val="16"/>
                <w:szCs w:val="16"/>
              </w:rPr>
            </w:pPr>
            <w:r>
              <w:rPr>
                <w:sz w:val="16"/>
                <w:szCs w:val="16"/>
              </w:rPr>
              <w:t>2042</w:t>
            </w:r>
          </w:p>
        </w:tc>
        <w:tc>
          <w:tcPr>
            <w:tcW w:w="222" w:type="dxa"/>
            <w:tcMar>
              <w:left w:w="0" w:type="dxa"/>
              <w:right w:w="0" w:type="dxa"/>
            </w:tcMar>
            <w:textDirection w:val="btLr"/>
          </w:tcPr>
          <w:p w14:paraId="182B5C86" w14:textId="77777777" w:rsidR="00E26AEC" w:rsidRDefault="00E26AEC" w:rsidP="00EA6C64">
            <w:pPr>
              <w:spacing w:after="0"/>
              <w:ind w:left="113" w:right="113"/>
              <w:rPr>
                <w:sz w:val="16"/>
                <w:szCs w:val="16"/>
              </w:rPr>
            </w:pPr>
            <w:r>
              <w:rPr>
                <w:sz w:val="16"/>
                <w:szCs w:val="16"/>
              </w:rPr>
              <w:t>2043</w:t>
            </w:r>
          </w:p>
        </w:tc>
        <w:tc>
          <w:tcPr>
            <w:tcW w:w="221" w:type="dxa"/>
            <w:tcMar>
              <w:left w:w="0" w:type="dxa"/>
              <w:right w:w="0" w:type="dxa"/>
            </w:tcMar>
            <w:textDirection w:val="btLr"/>
          </w:tcPr>
          <w:p w14:paraId="52893CD9" w14:textId="77777777" w:rsidR="00E26AEC" w:rsidRDefault="00E26AEC" w:rsidP="00EA6C64">
            <w:pPr>
              <w:spacing w:after="0"/>
              <w:ind w:left="113" w:right="113"/>
              <w:rPr>
                <w:sz w:val="16"/>
                <w:szCs w:val="16"/>
              </w:rPr>
            </w:pPr>
            <w:r>
              <w:rPr>
                <w:sz w:val="16"/>
                <w:szCs w:val="16"/>
              </w:rPr>
              <w:t>2044</w:t>
            </w:r>
          </w:p>
        </w:tc>
        <w:tc>
          <w:tcPr>
            <w:tcW w:w="220" w:type="dxa"/>
            <w:tcMar>
              <w:left w:w="0" w:type="dxa"/>
              <w:right w:w="0" w:type="dxa"/>
            </w:tcMar>
            <w:textDirection w:val="btLr"/>
          </w:tcPr>
          <w:p w14:paraId="75F02533" w14:textId="77777777" w:rsidR="00E26AEC" w:rsidRDefault="00E26AEC" w:rsidP="00EA6C64">
            <w:pPr>
              <w:spacing w:after="0"/>
              <w:ind w:left="113" w:right="113"/>
              <w:rPr>
                <w:sz w:val="16"/>
                <w:szCs w:val="16"/>
              </w:rPr>
            </w:pPr>
            <w:r>
              <w:rPr>
                <w:sz w:val="16"/>
                <w:szCs w:val="16"/>
              </w:rPr>
              <w:t>2045</w:t>
            </w:r>
          </w:p>
        </w:tc>
        <w:tc>
          <w:tcPr>
            <w:tcW w:w="219" w:type="dxa"/>
            <w:tcMar>
              <w:left w:w="0" w:type="dxa"/>
              <w:right w:w="0" w:type="dxa"/>
            </w:tcMar>
            <w:textDirection w:val="btLr"/>
          </w:tcPr>
          <w:p w14:paraId="18D0039A" w14:textId="77777777" w:rsidR="00E26AEC" w:rsidRDefault="00E26AEC" w:rsidP="00EA6C64">
            <w:pPr>
              <w:spacing w:after="0"/>
              <w:ind w:left="113" w:right="113"/>
              <w:rPr>
                <w:sz w:val="16"/>
                <w:szCs w:val="16"/>
              </w:rPr>
            </w:pPr>
            <w:r>
              <w:rPr>
                <w:sz w:val="16"/>
                <w:szCs w:val="16"/>
              </w:rPr>
              <w:t>2046</w:t>
            </w:r>
          </w:p>
        </w:tc>
        <w:tc>
          <w:tcPr>
            <w:tcW w:w="223" w:type="dxa"/>
            <w:tcMar>
              <w:left w:w="0" w:type="dxa"/>
              <w:right w:w="0" w:type="dxa"/>
            </w:tcMar>
            <w:textDirection w:val="btLr"/>
          </w:tcPr>
          <w:p w14:paraId="7F26D7F9" w14:textId="77777777" w:rsidR="00E26AEC" w:rsidRDefault="00E26AEC" w:rsidP="00EA6C64">
            <w:pPr>
              <w:spacing w:after="0"/>
              <w:ind w:left="113" w:right="113"/>
              <w:rPr>
                <w:sz w:val="16"/>
                <w:szCs w:val="16"/>
              </w:rPr>
            </w:pPr>
            <w:r>
              <w:rPr>
                <w:sz w:val="16"/>
                <w:szCs w:val="16"/>
              </w:rPr>
              <w:t>2047</w:t>
            </w:r>
          </w:p>
        </w:tc>
        <w:tc>
          <w:tcPr>
            <w:tcW w:w="222" w:type="dxa"/>
            <w:tcMar>
              <w:left w:w="0" w:type="dxa"/>
              <w:right w:w="0" w:type="dxa"/>
            </w:tcMar>
            <w:textDirection w:val="btLr"/>
          </w:tcPr>
          <w:p w14:paraId="10387208" w14:textId="77777777" w:rsidR="00E26AEC" w:rsidRDefault="00E26AEC" w:rsidP="00EA6C64">
            <w:pPr>
              <w:spacing w:after="0"/>
              <w:ind w:left="113" w:right="113"/>
              <w:rPr>
                <w:sz w:val="16"/>
                <w:szCs w:val="16"/>
              </w:rPr>
            </w:pPr>
            <w:r>
              <w:rPr>
                <w:sz w:val="16"/>
                <w:szCs w:val="16"/>
              </w:rPr>
              <w:t>2048</w:t>
            </w:r>
          </w:p>
        </w:tc>
        <w:tc>
          <w:tcPr>
            <w:tcW w:w="221" w:type="dxa"/>
            <w:tcMar>
              <w:left w:w="0" w:type="dxa"/>
              <w:right w:w="0" w:type="dxa"/>
            </w:tcMar>
            <w:textDirection w:val="btLr"/>
          </w:tcPr>
          <w:p w14:paraId="607B5912" w14:textId="77777777" w:rsidR="00E26AEC" w:rsidRDefault="00E26AEC" w:rsidP="00EA6C64">
            <w:pPr>
              <w:spacing w:after="0"/>
              <w:ind w:left="113" w:right="113"/>
              <w:rPr>
                <w:sz w:val="16"/>
                <w:szCs w:val="16"/>
              </w:rPr>
            </w:pPr>
            <w:r>
              <w:rPr>
                <w:sz w:val="16"/>
                <w:szCs w:val="16"/>
              </w:rPr>
              <w:t>2049</w:t>
            </w:r>
          </w:p>
        </w:tc>
        <w:tc>
          <w:tcPr>
            <w:tcW w:w="220" w:type="dxa"/>
            <w:tcMar>
              <w:left w:w="0" w:type="dxa"/>
              <w:right w:w="0" w:type="dxa"/>
            </w:tcMar>
            <w:textDirection w:val="btLr"/>
          </w:tcPr>
          <w:p w14:paraId="77150245" w14:textId="77777777" w:rsidR="00E26AEC" w:rsidRDefault="00E26AEC" w:rsidP="00EA6C64">
            <w:pPr>
              <w:spacing w:after="0"/>
              <w:ind w:left="113" w:right="113"/>
              <w:rPr>
                <w:sz w:val="16"/>
                <w:szCs w:val="16"/>
              </w:rPr>
            </w:pPr>
            <w:r>
              <w:rPr>
                <w:sz w:val="16"/>
                <w:szCs w:val="16"/>
              </w:rPr>
              <w:t>2050</w:t>
            </w:r>
          </w:p>
        </w:tc>
      </w:tr>
      <w:tr w:rsidR="00E26AEC" w14:paraId="3AC554FA" w14:textId="77777777" w:rsidTr="00E26AEC">
        <w:tc>
          <w:tcPr>
            <w:tcW w:w="836" w:type="dxa"/>
            <w:vAlign w:val="center"/>
          </w:tcPr>
          <w:p w14:paraId="66BCB51C"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Majuba</w:t>
            </w:r>
          </w:p>
        </w:tc>
        <w:tc>
          <w:tcPr>
            <w:tcW w:w="224" w:type="dxa"/>
            <w:vAlign w:val="center"/>
          </w:tcPr>
          <w:p w14:paraId="707CD37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7FC8F2A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5B114DD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shd w:val="clear" w:color="auto" w:fill="FF0000"/>
            <w:vAlign w:val="center"/>
          </w:tcPr>
          <w:p w14:paraId="41E3862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509F1CC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031ED8A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shd w:val="clear" w:color="auto" w:fill="FF0000"/>
            <w:vAlign w:val="center"/>
          </w:tcPr>
          <w:p w14:paraId="51695B0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51D5DA6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1428C7D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7B87207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9F5C9F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551633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E57289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40BC0D6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95A1FC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6180D69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26B5A13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20F6C1EE"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57A801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79171F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61CCCDC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08FEC04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3023491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54B80DB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3F3D45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2C25EEC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4646856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1A78F8A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2DE884B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C3792E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8DB3E2" w:themeFill="text2" w:themeFillTint="66"/>
            <w:vAlign w:val="center"/>
          </w:tcPr>
          <w:p w14:paraId="0B0C8E6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shd w:val="clear" w:color="auto" w:fill="8DB3E2" w:themeFill="text2" w:themeFillTint="66"/>
            <w:vAlign w:val="center"/>
          </w:tcPr>
          <w:p w14:paraId="7BBED18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shd w:val="clear" w:color="auto" w:fill="548DD4" w:themeFill="text2" w:themeFillTint="99"/>
            <w:vAlign w:val="center"/>
          </w:tcPr>
          <w:p w14:paraId="62788A3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shd w:val="clear" w:color="auto" w:fill="548DD4" w:themeFill="text2" w:themeFillTint="99"/>
            <w:vAlign w:val="center"/>
          </w:tcPr>
          <w:p w14:paraId="455B7B7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shd w:val="clear" w:color="auto" w:fill="548DD4" w:themeFill="text2" w:themeFillTint="99"/>
            <w:vAlign w:val="center"/>
          </w:tcPr>
          <w:p w14:paraId="619C0DAB"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53CC5FC8" w14:textId="77777777" w:rsidTr="006E0909">
        <w:tc>
          <w:tcPr>
            <w:tcW w:w="836" w:type="dxa"/>
            <w:vAlign w:val="center"/>
          </w:tcPr>
          <w:p w14:paraId="3F59DE53"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Kendal</w:t>
            </w:r>
          </w:p>
        </w:tc>
        <w:tc>
          <w:tcPr>
            <w:tcW w:w="224" w:type="dxa"/>
            <w:vAlign w:val="center"/>
          </w:tcPr>
          <w:p w14:paraId="75B2F86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6DEFA67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1DD1D53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15ED321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47A75C0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7A82FAF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vAlign w:val="center"/>
          </w:tcPr>
          <w:p w14:paraId="0DE2E84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54F643C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6944FB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2C3E2F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FE63D3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EC78F5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8D3196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1583717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6EA4E0A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464A911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35AD5BC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56A79AA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76E4773E"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5BF746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CE2001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552B512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shd w:val="clear" w:color="auto" w:fill="548DD4" w:themeFill="text2" w:themeFillTint="99"/>
            <w:vAlign w:val="center"/>
          </w:tcPr>
          <w:p w14:paraId="79D5C96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shd w:val="clear" w:color="auto" w:fill="548DD4" w:themeFill="text2" w:themeFillTint="99"/>
            <w:vAlign w:val="center"/>
          </w:tcPr>
          <w:p w14:paraId="199BFB5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shd w:val="clear" w:color="auto" w:fill="548DD4" w:themeFill="text2" w:themeFillTint="99"/>
            <w:vAlign w:val="center"/>
          </w:tcPr>
          <w:p w14:paraId="1004FAD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548DD4" w:themeFill="text2" w:themeFillTint="99"/>
            <w:vAlign w:val="center"/>
          </w:tcPr>
          <w:p w14:paraId="2A16D3B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shd w:val="clear" w:color="auto" w:fill="548DD4" w:themeFill="text2" w:themeFillTint="99"/>
            <w:vAlign w:val="center"/>
          </w:tcPr>
          <w:p w14:paraId="48C5826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shd w:val="clear" w:color="auto" w:fill="548DD4" w:themeFill="text2" w:themeFillTint="99"/>
            <w:vAlign w:val="center"/>
          </w:tcPr>
          <w:p w14:paraId="5C29731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3D318EA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13B61B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4E2034F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449BF9B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2EC888A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5E2E281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2BC586AD"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18D36422" w14:textId="77777777" w:rsidTr="006E0909">
        <w:tc>
          <w:tcPr>
            <w:tcW w:w="836" w:type="dxa"/>
            <w:vAlign w:val="center"/>
          </w:tcPr>
          <w:p w14:paraId="628359B1"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Matimba</w:t>
            </w:r>
          </w:p>
        </w:tc>
        <w:tc>
          <w:tcPr>
            <w:tcW w:w="224" w:type="dxa"/>
            <w:vAlign w:val="center"/>
          </w:tcPr>
          <w:p w14:paraId="6414B39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09399A7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01E7AA7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2F82510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356C025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0BA2B14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vAlign w:val="center"/>
          </w:tcPr>
          <w:p w14:paraId="7B78ADD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5FB0F26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25064B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134674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526B858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1EE91B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859009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49782B9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222C6FE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1DCDF86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01BED76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1159E09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00A8CE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6FCB53C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665AC4E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shd w:val="clear" w:color="auto" w:fill="548DD4" w:themeFill="text2" w:themeFillTint="99"/>
            <w:vAlign w:val="center"/>
          </w:tcPr>
          <w:p w14:paraId="43418FD7"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shd w:val="clear" w:color="auto" w:fill="548DD4" w:themeFill="text2" w:themeFillTint="99"/>
            <w:vAlign w:val="center"/>
          </w:tcPr>
          <w:p w14:paraId="4537F97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shd w:val="clear" w:color="auto" w:fill="548DD4" w:themeFill="text2" w:themeFillTint="99"/>
            <w:vAlign w:val="center"/>
          </w:tcPr>
          <w:p w14:paraId="0F6ABD6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shd w:val="clear" w:color="auto" w:fill="548DD4" w:themeFill="text2" w:themeFillTint="99"/>
            <w:vAlign w:val="center"/>
          </w:tcPr>
          <w:p w14:paraId="0CEFCF9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548DD4" w:themeFill="text2" w:themeFillTint="99"/>
            <w:vAlign w:val="center"/>
          </w:tcPr>
          <w:p w14:paraId="66FC754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7E2CFEC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1F38445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4CA34C5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2FB3C9E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1F55237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203D8A4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73EFAD8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4CE0C9B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66A6673C"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49B477C2" w14:textId="77777777" w:rsidTr="006E0909">
        <w:tc>
          <w:tcPr>
            <w:tcW w:w="836" w:type="dxa"/>
            <w:vAlign w:val="center"/>
          </w:tcPr>
          <w:p w14:paraId="00B51F15"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Lethabo</w:t>
            </w:r>
          </w:p>
        </w:tc>
        <w:tc>
          <w:tcPr>
            <w:tcW w:w="224" w:type="dxa"/>
            <w:vAlign w:val="center"/>
          </w:tcPr>
          <w:p w14:paraId="3F761AF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30F5EB6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6555642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17F0F94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1298C87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0A4FD16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vAlign w:val="center"/>
          </w:tcPr>
          <w:p w14:paraId="33222C0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40FFAB7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B619A1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5A6073F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414D92E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5808E53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684EEF4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73F929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1CE7DCD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60EDA4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02D7960E"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23A4518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71D89BF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shd w:val="clear" w:color="auto" w:fill="548DD4" w:themeFill="text2" w:themeFillTint="99"/>
            <w:vAlign w:val="center"/>
          </w:tcPr>
          <w:p w14:paraId="1DE3F6C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548DD4" w:themeFill="text2" w:themeFillTint="99"/>
            <w:vAlign w:val="center"/>
          </w:tcPr>
          <w:p w14:paraId="4D7ECBA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shd w:val="clear" w:color="auto" w:fill="548DD4" w:themeFill="text2" w:themeFillTint="99"/>
            <w:vAlign w:val="center"/>
          </w:tcPr>
          <w:p w14:paraId="145737E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shd w:val="clear" w:color="auto" w:fill="548DD4" w:themeFill="text2" w:themeFillTint="99"/>
            <w:vAlign w:val="center"/>
          </w:tcPr>
          <w:p w14:paraId="7107A2C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shd w:val="clear" w:color="auto" w:fill="548DD4" w:themeFill="text2" w:themeFillTint="99"/>
            <w:vAlign w:val="center"/>
          </w:tcPr>
          <w:p w14:paraId="4CFBB52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shd w:val="clear" w:color="auto" w:fill="548DD4" w:themeFill="text2" w:themeFillTint="99"/>
            <w:vAlign w:val="center"/>
          </w:tcPr>
          <w:p w14:paraId="6F61A0D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F65164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341378AE"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6A09867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0A78B2F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5375790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CAFF0B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64B2255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214EA54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6126D97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2A70F003"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311B80D8" w14:textId="77777777" w:rsidTr="006E0909">
        <w:tc>
          <w:tcPr>
            <w:tcW w:w="836" w:type="dxa"/>
            <w:vAlign w:val="center"/>
          </w:tcPr>
          <w:p w14:paraId="2B63310F"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Tutuka</w:t>
            </w:r>
          </w:p>
        </w:tc>
        <w:tc>
          <w:tcPr>
            <w:tcW w:w="224" w:type="dxa"/>
            <w:vAlign w:val="center"/>
          </w:tcPr>
          <w:p w14:paraId="175DCF4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04E5FE4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shd w:val="clear" w:color="auto" w:fill="FF0000"/>
            <w:vAlign w:val="center"/>
          </w:tcPr>
          <w:p w14:paraId="0658028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shd w:val="clear" w:color="auto" w:fill="FF0000"/>
            <w:vAlign w:val="center"/>
          </w:tcPr>
          <w:p w14:paraId="79665CC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6702D0D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7212433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shd w:val="clear" w:color="auto" w:fill="FF0000"/>
            <w:vAlign w:val="center"/>
          </w:tcPr>
          <w:p w14:paraId="41AA360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39E8883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28BF34C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4A5854A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9B3E0B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44C0646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3D7DB4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B03AD7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4722D8C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1EE2C0EE"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7C10293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130B5E56"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62EB3E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shd w:val="clear" w:color="auto" w:fill="548DD4" w:themeFill="text2" w:themeFillTint="99"/>
            <w:vAlign w:val="center"/>
          </w:tcPr>
          <w:p w14:paraId="38B77FC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548DD4" w:themeFill="text2" w:themeFillTint="99"/>
            <w:vAlign w:val="center"/>
          </w:tcPr>
          <w:p w14:paraId="72ADC23E"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shd w:val="clear" w:color="auto" w:fill="548DD4" w:themeFill="text2" w:themeFillTint="99"/>
            <w:vAlign w:val="center"/>
          </w:tcPr>
          <w:p w14:paraId="0F01B34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shd w:val="clear" w:color="auto" w:fill="548DD4" w:themeFill="text2" w:themeFillTint="99"/>
            <w:vAlign w:val="center"/>
          </w:tcPr>
          <w:p w14:paraId="4F472386"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shd w:val="clear" w:color="auto" w:fill="548DD4" w:themeFill="text2" w:themeFillTint="99"/>
            <w:vAlign w:val="center"/>
          </w:tcPr>
          <w:p w14:paraId="772AB42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shd w:val="clear" w:color="auto" w:fill="548DD4" w:themeFill="text2" w:themeFillTint="99"/>
            <w:vAlign w:val="center"/>
          </w:tcPr>
          <w:p w14:paraId="3C4D37C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79615C0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2715569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78A86A1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6FFC2417"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70177D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4E60870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6829937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1E0A968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173E1E5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51E2919"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04F9C305" w14:textId="77777777" w:rsidTr="006E0909">
        <w:tc>
          <w:tcPr>
            <w:tcW w:w="836" w:type="dxa"/>
            <w:vAlign w:val="center"/>
          </w:tcPr>
          <w:p w14:paraId="072AB35E"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Duvha</w:t>
            </w:r>
          </w:p>
        </w:tc>
        <w:tc>
          <w:tcPr>
            <w:tcW w:w="224" w:type="dxa"/>
            <w:vAlign w:val="center"/>
          </w:tcPr>
          <w:p w14:paraId="0C2FC8E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203B491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1D70DFC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0E4509D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09975A5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0E70ADC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shd w:val="clear" w:color="auto" w:fill="FF0000"/>
            <w:vAlign w:val="center"/>
          </w:tcPr>
          <w:p w14:paraId="13C717F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57EF177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A6383E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6C6EDD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89EECD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43F062C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780B078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5A2C6A3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548DD4" w:themeFill="text2" w:themeFillTint="99"/>
            <w:vAlign w:val="center"/>
          </w:tcPr>
          <w:p w14:paraId="74F44F7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548DD4" w:themeFill="text2" w:themeFillTint="99"/>
            <w:vAlign w:val="center"/>
          </w:tcPr>
          <w:p w14:paraId="5B98A57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shd w:val="clear" w:color="auto" w:fill="548DD4" w:themeFill="text2" w:themeFillTint="99"/>
            <w:vAlign w:val="center"/>
          </w:tcPr>
          <w:p w14:paraId="0A1103E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shd w:val="clear" w:color="auto" w:fill="548DD4" w:themeFill="text2" w:themeFillTint="99"/>
            <w:vAlign w:val="center"/>
          </w:tcPr>
          <w:p w14:paraId="49CE77F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shd w:val="clear" w:color="auto" w:fill="548DD4" w:themeFill="text2" w:themeFillTint="99"/>
            <w:vAlign w:val="center"/>
          </w:tcPr>
          <w:p w14:paraId="10DC7B6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7575BA0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406ED2E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769D7D1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12D5F79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3589047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647E5A6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E5EC1D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744007B6"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5774B57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3361B8A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6F570C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0F540A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6BBE8B9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07FD941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262722C7"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66DFFC3"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29DA008E" w14:textId="77777777" w:rsidTr="006E0909">
        <w:tc>
          <w:tcPr>
            <w:tcW w:w="836" w:type="dxa"/>
            <w:vAlign w:val="center"/>
          </w:tcPr>
          <w:p w14:paraId="7CBB4EDC"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Matla</w:t>
            </w:r>
          </w:p>
        </w:tc>
        <w:tc>
          <w:tcPr>
            <w:tcW w:w="224" w:type="dxa"/>
            <w:vAlign w:val="center"/>
          </w:tcPr>
          <w:p w14:paraId="38CD490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36777C2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20E3434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4999DE5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2EF311E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3E03DA5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shd w:val="clear" w:color="auto" w:fill="FF0000"/>
            <w:vAlign w:val="center"/>
          </w:tcPr>
          <w:p w14:paraId="34DCE1C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18CE476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3C96893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761B0FC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738DE0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BAA3D8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D08655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0623FAD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548DD4" w:themeFill="text2" w:themeFillTint="99"/>
            <w:vAlign w:val="center"/>
          </w:tcPr>
          <w:p w14:paraId="2D5AF43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shd w:val="clear" w:color="auto" w:fill="548DD4" w:themeFill="text2" w:themeFillTint="99"/>
            <w:vAlign w:val="center"/>
          </w:tcPr>
          <w:p w14:paraId="15575086"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shd w:val="clear" w:color="auto" w:fill="548DD4" w:themeFill="text2" w:themeFillTint="99"/>
            <w:vAlign w:val="center"/>
          </w:tcPr>
          <w:p w14:paraId="51B8F22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shd w:val="clear" w:color="auto" w:fill="548DD4" w:themeFill="text2" w:themeFillTint="99"/>
            <w:vAlign w:val="center"/>
          </w:tcPr>
          <w:p w14:paraId="3F2EBB5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7ED55456"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59116AB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C38CC7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7A09027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46AF83A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5659F54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5423A8A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770A75F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675CA0B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678F06A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74FF94B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0BF89B4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B69BD3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028C0F2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522E9C97"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613A40F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12DC55F3"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65C4D9ED" w14:textId="77777777" w:rsidTr="006E0909">
        <w:tc>
          <w:tcPr>
            <w:tcW w:w="836" w:type="dxa"/>
            <w:vAlign w:val="center"/>
          </w:tcPr>
          <w:p w14:paraId="2B5400AF"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Kriel</w:t>
            </w:r>
          </w:p>
        </w:tc>
        <w:tc>
          <w:tcPr>
            <w:tcW w:w="224" w:type="dxa"/>
            <w:vAlign w:val="center"/>
          </w:tcPr>
          <w:p w14:paraId="50AAFCC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4AB0823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7081221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shd w:val="clear" w:color="auto" w:fill="FF0000"/>
            <w:vAlign w:val="center"/>
          </w:tcPr>
          <w:p w14:paraId="2506CF7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1150BCF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FF0000"/>
            <w:vAlign w:val="center"/>
          </w:tcPr>
          <w:p w14:paraId="616D982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shd w:val="clear" w:color="auto" w:fill="FF0000"/>
            <w:vAlign w:val="center"/>
          </w:tcPr>
          <w:p w14:paraId="447232B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6C111CB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FF0000"/>
            <w:vAlign w:val="center"/>
          </w:tcPr>
          <w:p w14:paraId="678801E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67BD0DB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5AC53FA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5C27359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673FD8D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176E9B0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93E3D1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33BAD4F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21886B8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09931B67"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6B8EF8B6"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66E8441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77892EC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64D53F6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63EDE61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38A22AB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04CDD0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FC86B1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26C18D3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6A52C5A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04766A1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DD1ECC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976172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126383E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0EC8AA2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4334ADE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57013E6E"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27C69CED" w14:textId="77777777" w:rsidTr="006E0909">
        <w:tc>
          <w:tcPr>
            <w:tcW w:w="836" w:type="dxa"/>
            <w:vAlign w:val="center"/>
          </w:tcPr>
          <w:p w14:paraId="4BE93C61"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Arnot</w:t>
            </w:r>
          </w:p>
        </w:tc>
        <w:tc>
          <w:tcPr>
            <w:tcW w:w="224" w:type="dxa"/>
            <w:vAlign w:val="center"/>
          </w:tcPr>
          <w:p w14:paraId="4DBE229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1240D98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5CE633D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065F752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171D4B6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548DD4" w:themeFill="text2" w:themeFillTint="99"/>
            <w:vAlign w:val="center"/>
          </w:tcPr>
          <w:p w14:paraId="59E2952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shd w:val="clear" w:color="auto" w:fill="548DD4" w:themeFill="text2" w:themeFillTint="99"/>
            <w:vAlign w:val="center"/>
          </w:tcPr>
          <w:p w14:paraId="6480876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31D767E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2FB957C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7468CE0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73B5860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15E3116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431FA76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30663ED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D8478F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3E219FE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2B004AA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453C5AB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7719A0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1C2E5C6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399AAF4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7E443AC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1A8F85F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0F12111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326957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3A3FF41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42838FE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4C34C60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1F9D88A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798F680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D96785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609434A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30B5566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37C0251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615C2A10"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51B534A7" w14:textId="77777777" w:rsidTr="006E0909">
        <w:tc>
          <w:tcPr>
            <w:tcW w:w="836" w:type="dxa"/>
            <w:vAlign w:val="center"/>
          </w:tcPr>
          <w:p w14:paraId="097F0645"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Hendrina</w:t>
            </w:r>
          </w:p>
        </w:tc>
        <w:tc>
          <w:tcPr>
            <w:tcW w:w="224" w:type="dxa"/>
            <w:vAlign w:val="center"/>
          </w:tcPr>
          <w:p w14:paraId="6920343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137F45A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14A0935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6F41C28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548DD4" w:themeFill="text2" w:themeFillTint="99"/>
            <w:vAlign w:val="center"/>
          </w:tcPr>
          <w:p w14:paraId="48D199C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548DD4" w:themeFill="text2" w:themeFillTint="99"/>
            <w:vAlign w:val="center"/>
          </w:tcPr>
          <w:p w14:paraId="2C05393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shd w:val="clear" w:color="auto" w:fill="548DD4" w:themeFill="text2" w:themeFillTint="99"/>
            <w:vAlign w:val="center"/>
          </w:tcPr>
          <w:p w14:paraId="5F6FD4B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6040F22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3696DBC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5479FC5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66D2856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554743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03FA695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8A8443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2A4EA7E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268B6D2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4DE677A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1D886A3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15600DE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210176A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031156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060E96C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78BB87B7"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4D526A7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6DCC5D1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41BCB6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4956905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18ED6C9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676AF1A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0CC4B07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70B28C2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0CB8E7CE"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2CA17FB6"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4AAD339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71A13D2F"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2B63503B" w14:textId="77777777" w:rsidTr="006E0909">
        <w:tc>
          <w:tcPr>
            <w:tcW w:w="836" w:type="dxa"/>
            <w:vAlign w:val="center"/>
          </w:tcPr>
          <w:p w14:paraId="2FB1B8D2"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Camden</w:t>
            </w:r>
          </w:p>
        </w:tc>
        <w:tc>
          <w:tcPr>
            <w:tcW w:w="224" w:type="dxa"/>
            <w:vAlign w:val="center"/>
          </w:tcPr>
          <w:p w14:paraId="500C151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7A9149F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32D0C28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0DC2CD4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548DD4" w:themeFill="text2" w:themeFillTint="99"/>
            <w:vAlign w:val="center"/>
          </w:tcPr>
          <w:p w14:paraId="054993F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shd w:val="clear" w:color="auto" w:fill="548DD4" w:themeFill="text2" w:themeFillTint="99"/>
            <w:vAlign w:val="center"/>
          </w:tcPr>
          <w:p w14:paraId="72BDC0D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shd w:val="clear" w:color="auto" w:fill="548DD4" w:themeFill="text2" w:themeFillTint="99"/>
            <w:vAlign w:val="center"/>
          </w:tcPr>
          <w:p w14:paraId="749C0A1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213B01B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6FBDDE1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61FCED1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F1F9CB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3ACADAE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133D07B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75DE6F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872C31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45B2FAA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7E46ECC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01F7524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081C7DE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481605E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FECF4E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107C20D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05052A5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3236B2C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7774A42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0CB3B2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1FA9E55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53CF4890"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521FAAF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23EF43E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2D0C3A1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491DBABB"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1491761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2B6D431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19B40CFF"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7A4783FD" w14:textId="77777777" w:rsidTr="006E0909">
        <w:tc>
          <w:tcPr>
            <w:tcW w:w="836" w:type="dxa"/>
            <w:vAlign w:val="center"/>
          </w:tcPr>
          <w:p w14:paraId="1C09A6C0"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Grootvlei</w:t>
            </w:r>
          </w:p>
        </w:tc>
        <w:tc>
          <w:tcPr>
            <w:tcW w:w="224" w:type="dxa"/>
            <w:shd w:val="clear" w:color="auto" w:fill="FF0000"/>
            <w:vAlign w:val="center"/>
          </w:tcPr>
          <w:p w14:paraId="394ED9E2"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shd w:val="clear" w:color="auto" w:fill="FF0000"/>
            <w:vAlign w:val="center"/>
          </w:tcPr>
          <w:p w14:paraId="21098D8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0687CA3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2264723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027EC5E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547C116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vAlign w:val="center"/>
          </w:tcPr>
          <w:p w14:paraId="36B4835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4620B40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6FA6FBDB"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7418EAC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7AF4D08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1CF1AAD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7E337FB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18B7CDF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E64B2E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8310B2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6C85EE4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6913C19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5F75C0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6D91868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02E1CB2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2B3C1567"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3B0DCFA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1BE45C9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22BFD5C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347A2357"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4CAAA2D6"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4935CA9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2FAA4E2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384668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795E7D1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38F1EE11"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3446CED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1B796DE4"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1C797343" w14:textId="77777777" w:rsidR="00E26AEC" w:rsidRPr="002361DE" w:rsidRDefault="00E26AEC" w:rsidP="00EA6C64">
            <w:pPr>
              <w:spacing w:after="0"/>
              <w:ind w:right="82"/>
              <w:jc w:val="center"/>
              <w:rPr>
                <w:rFonts w:eastAsia="Times New Roman" w:cs="Arial"/>
                <w:color w:val="000000"/>
                <w:sz w:val="16"/>
                <w:szCs w:val="16"/>
                <w:lang w:val="en-US"/>
              </w:rPr>
            </w:pPr>
          </w:p>
        </w:tc>
      </w:tr>
      <w:tr w:rsidR="00E26AEC" w14:paraId="25C11832" w14:textId="77777777" w:rsidTr="006E0909">
        <w:tc>
          <w:tcPr>
            <w:tcW w:w="836" w:type="dxa"/>
            <w:vAlign w:val="center"/>
          </w:tcPr>
          <w:p w14:paraId="249F7906" w14:textId="77777777" w:rsidR="00E26AEC" w:rsidRPr="002361DE" w:rsidRDefault="00E26AEC" w:rsidP="00EA6C64">
            <w:pPr>
              <w:spacing w:after="0"/>
              <w:ind w:right="82"/>
              <w:jc w:val="center"/>
              <w:rPr>
                <w:rFonts w:eastAsia="Times New Roman" w:cs="Arial"/>
                <w:color w:val="000000"/>
                <w:sz w:val="16"/>
                <w:szCs w:val="16"/>
                <w:lang w:val="en-US"/>
              </w:rPr>
            </w:pPr>
            <w:r w:rsidRPr="002361DE">
              <w:rPr>
                <w:rFonts w:eastAsia="Times New Roman" w:cs="Arial"/>
                <w:color w:val="000000"/>
                <w:sz w:val="16"/>
                <w:szCs w:val="16"/>
                <w:lang w:val="en-US"/>
              </w:rPr>
              <w:t>Komati</w:t>
            </w:r>
          </w:p>
        </w:tc>
        <w:tc>
          <w:tcPr>
            <w:tcW w:w="224" w:type="dxa"/>
            <w:vAlign w:val="center"/>
          </w:tcPr>
          <w:p w14:paraId="14F2954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39548953" w14:textId="77777777" w:rsidR="00E26AEC" w:rsidRPr="002361DE" w:rsidRDefault="00E26AEC" w:rsidP="00EA6C64">
            <w:pPr>
              <w:spacing w:after="0"/>
              <w:ind w:right="82"/>
              <w:jc w:val="center"/>
              <w:rPr>
                <w:rFonts w:eastAsia="Times New Roman" w:cs="Arial"/>
                <w:color w:val="000000"/>
                <w:sz w:val="16"/>
                <w:szCs w:val="16"/>
                <w:lang w:val="en-US"/>
              </w:rPr>
            </w:pPr>
          </w:p>
        </w:tc>
        <w:tc>
          <w:tcPr>
            <w:tcW w:w="210" w:type="dxa"/>
            <w:vAlign w:val="center"/>
          </w:tcPr>
          <w:p w14:paraId="7B24FD2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1" w:type="dxa"/>
            <w:vAlign w:val="center"/>
          </w:tcPr>
          <w:p w14:paraId="5510D6B9"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020A665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3" w:type="dxa"/>
            <w:vAlign w:val="center"/>
          </w:tcPr>
          <w:p w14:paraId="6404664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6" w:type="dxa"/>
            <w:vAlign w:val="center"/>
          </w:tcPr>
          <w:p w14:paraId="17D58440"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753F416C"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16BDB297"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06790321"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6B79CC46"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3A9E779D"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shd w:val="clear" w:color="auto" w:fill="548DD4" w:themeFill="text2" w:themeFillTint="99"/>
            <w:vAlign w:val="center"/>
          </w:tcPr>
          <w:p w14:paraId="6C5FA84F" w14:textId="77777777" w:rsidR="00E26AEC" w:rsidRPr="002361DE" w:rsidRDefault="00E26AEC" w:rsidP="00EA6C64">
            <w:pPr>
              <w:spacing w:after="0"/>
              <w:ind w:right="82"/>
              <w:jc w:val="center"/>
              <w:rPr>
                <w:rFonts w:eastAsia="Times New Roman" w:cs="Arial"/>
                <w:color w:val="000000"/>
                <w:sz w:val="16"/>
                <w:szCs w:val="16"/>
                <w:lang w:val="en-US"/>
              </w:rPr>
            </w:pPr>
          </w:p>
        </w:tc>
        <w:tc>
          <w:tcPr>
            <w:tcW w:w="218" w:type="dxa"/>
            <w:vAlign w:val="center"/>
          </w:tcPr>
          <w:p w14:paraId="2CC8DC95"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30C2F99A"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42EE48A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4A6557D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2CE725D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AA3DAC3"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3B0C3804"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5ECDCEB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188107F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291B90BC"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218C356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1AE926E8"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7D864322"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22CA59AD"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47DF121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53C6112A"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708D480E" w14:textId="77777777" w:rsidR="00E26AEC" w:rsidRPr="002361DE" w:rsidRDefault="00E26AEC" w:rsidP="00EA6C64">
            <w:pPr>
              <w:spacing w:after="0"/>
              <w:ind w:right="82"/>
              <w:jc w:val="center"/>
              <w:rPr>
                <w:rFonts w:eastAsia="Times New Roman" w:cs="Arial"/>
                <w:color w:val="000000"/>
                <w:sz w:val="16"/>
                <w:szCs w:val="16"/>
                <w:lang w:val="en-US"/>
              </w:rPr>
            </w:pPr>
          </w:p>
        </w:tc>
        <w:tc>
          <w:tcPr>
            <w:tcW w:w="219" w:type="dxa"/>
            <w:vAlign w:val="center"/>
          </w:tcPr>
          <w:p w14:paraId="77122C15" w14:textId="77777777" w:rsidR="00E26AEC" w:rsidRPr="002361DE" w:rsidRDefault="00E26AEC" w:rsidP="00EA6C64">
            <w:pPr>
              <w:spacing w:after="0"/>
              <w:ind w:right="82"/>
              <w:jc w:val="center"/>
              <w:rPr>
                <w:rFonts w:eastAsia="Times New Roman" w:cs="Arial"/>
                <w:color w:val="000000"/>
                <w:sz w:val="16"/>
                <w:szCs w:val="16"/>
                <w:lang w:val="en-US"/>
              </w:rPr>
            </w:pPr>
          </w:p>
        </w:tc>
        <w:tc>
          <w:tcPr>
            <w:tcW w:w="223" w:type="dxa"/>
            <w:vAlign w:val="center"/>
          </w:tcPr>
          <w:p w14:paraId="0F320A28" w14:textId="77777777" w:rsidR="00E26AEC" w:rsidRPr="002361DE" w:rsidRDefault="00E26AEC" w:rsidP="00EA6C64">
            <w:pPr>
              <w:spacing w:after="0"/>
              <w:ind w:right="82"/>
              <w:jc w:val="center"/>
              <w:rPr>
                <w:rFonts w:eastAsia="Times New Roman" w:cs="Arial"/>
                <w:color w:val="000000"/>
                <w:sz w:val="16"/>
                <w:szCs w:val="16"/>
                <w:lang w:val="en-US"/>
              </w:rPr>
            </w:pPr>
          </w:p>
        </w:tc>
        <w:tc>
          <w:tcPr>
            <w:tcW w:w="222" w:type="dxa"/>
            <w:vAlign w:val="center"/>
          </w:tcPr>
          <w:p w14:paraId="0DBC62FF" w14:textId="77777777" w:rsidR="00E26AEC" w:rsidRPr="002361DE" w:rsidRDefault="00E26AEC" w:rsidP="00EA6C64">
            <w:pPr>
              <w:spacing w:after="0"/>
              <w:ind w:right="82"/>
              <w:jc w:val="center"/>
              <w:rPr>
                <w:rFonts w:eastAsia="Times New Roman" w:cs="Arial"/>
                <w:color w:val="000000"/>
                <w:sz w:val="16"/>
                <w:szCs w:val="16"/>
                <w:lang w:val="en-US"/>
              </w:rPr>
            </w:pPr>
          </w:p>
        </w:tc>
        <w:tc>
          <w:tcPr>
            <w:tcW w:w="221" w:type="dxa"/>
            <w:vAlign w:val="center"/>
          </w:tcPr>
          <w:p w14:paraId="0F2E8889" w14:textId="77777777" w:rsidR="00E26AEC" w:rsidRPr="002361DE" w:rsidRDefault="00E26AEC" w:rsidP="00EA6C64">
            <w:pPr>
              <w:spacing w:after="0"/>
              <w:ind w:right="82"/>
              <w:jc w:val="center"/>
              <w:rPr>
                <w:rFonts w:eastAsia="Times New Roman" w:cs="Arial"/>
                <w:color w:val="000000"/>
                <w:sz w:val="16"/>
                <w:szCs w:val="16"/>
                <w:lang w:val="en-US"/>
              </w:rPr>
            </w:pPr>
          </w:p>
        </w:tc>
        <w:tc>
          <w:tcPr>
            <w:tcW w:w="220" w:type="dxa"/>
            <w:vAlign w:val="center"/>
          </w:tcPr>
          <w:p w14:paraId="0738B695" w14:textId="77777777" w:rsidR="00E26AEC" w:rsidRPr="002361DE" w:rsidRDefault="00E26AEC" w:rsidP="00EA6C64">
            <w:pPr>
              <w:spacing w:after="0"/>
              <w:ind w:right="82"/>
              <w:jc w:val="center"/>
              <w:rPr>
                <w:rFonts w:eastAsia="Times New Roman" w:cs="Arial"/>
                <w:color w:val="000000"/>
                <w:sz w:val="16"/>
                <w:szCs w:val="16"/>
                <w:lang w:val="en-US"/>
              </w:rPr>
            </w:pPr>
          </w:p>
        </w:tc>
      </w:tr>
    </w:tbl>
    <w:tbl>
      <w:tblPr>
        <w:tblpPr w:leftFromText="181" w:rightFromText="181" w:vertAnchor="text" w:tblpY="1"/>
        <w:tblOverlap w:val="never"/>
        <w:tblW w:w="2293" w:type="pct"/>
        <w:tblLayout w:type="fixed"/>
        <w:tblCellMar>
          <w:left w:w="0" w:type="dxa"/>
          <w:right w:w="0" w:type="dxa"/>
        </w:tblCellMar>
        <w:tblLook w:val="04A0" w:firstRow="1" w:lastRow="0" w:firstColumn="1" w:lastColumn="0" w:noHBand="0" w:noVBand="1"/>
      </w:tblPr>
      <w:tblGrid>
        <w:gridCol w:w="174"/>
        <w:gridCol w:w="2853"/>
        <w:gridCol w:w="779"/>
      </w:tblGrid>
      <w:tr w:rsidR="00E26AEC" w:rsidRPr="002361DE" w14:paraId="5792C3DE" w14:textId="77777777" w:rsidTr="00E26AEC">
        <w:trPr>
          <w:trHeight w:val="323"/>
        </w:trPr>
        <w:tc>
          <w:tcPr>
            <w:tcW w:w="174" w:type="dxa"/>
            <w:tcBorders>
              <w:top w:val="nil"/>
              <w:left w:val="nil"/>
              <w:bottom w:val="nil"/>
              <w:right w:val="nil"/>
            </w:tcBorders>
            <w:shd w:val="clear" w:color="000000" w:fill="FF0000"/>
            <w:noWrap/>
            <w:vAlign w:val="center"/>
            <w:hideMark/>
          </w:tcPr>
          <w:p w14:paraId="1165EF50" w14:textId="77777777" w:rsidR="00E26AEC" w:rsidRPr="002361DE" w:rsidRDefault="00E26AEC" w:rsidP="006E0909">
            <w:pPr>
              <w:ind w:right="82"/>
              <w:jc w:val="center"/>
              <w:rPr>
                <w:rFonts w:eastAsia="Times New Roman" w:cs="Arial"/>
                <w:color w:val="000000"/>
                <w:sz w:val="16"/>
                <w:szCs w:val="16"/>
                <w:lang w:val="en-US"/>
              </w:rPr>
            </w:pPr>
          </w:p>
        </w:tc>
        <w:tc>
          <w:tcPr>
            <w:tcW w:w="3632" w:type="dxa"/>
            <w:gridSpan w:val="2"/>
            <w:tcBorders>
              <w:top w:val="nil"/>
              <w:left w:val="nil"/>
              <w:bottom w:val="nil"/>
              <w:right w:val="nil"/>
            </w:tcBorders>
            <w:shd w:val="clear" w:color="auto" w:fill="auto"/>
            <w:noWrap/>
            <w:vAlign w:val="center"/>
            <w:hideMark/>
          </w:tcPr>
          <w:p w14:paraId="0E9A7BF9" w14:textId="77777777" w:rsidR="00E26AEC" w:rsidRPr="002361DE" w:rsidRDefault="00E26AEC" w:rsidP="006E0909">
            <w:pPr>
              <w:ind w:right="82"/>
              <w:rPr>
                <w:rFonts w:eastAsia="Times New Roman" w:cs="Arial"/>
                <w:color w:val="000000"/>
                <w:sz w:val="16"/>
                <w:szCs w:val="16"/>
                <w:lang w:val="en-US"/>
              </w:rPr>
            </w:pPr>
            <w:r w:rsidRPr="002361DE">
              <w:rPr>
                <w:rFonts w:eastAsia="Times New Roman" w:cs="Arial"/>
                <w:color w:val="000000"/>
                <w:sz w:val="16"/>
                <w:szCs w:val="16"/>
                <w:lang w:val="en-US"/>
              </w:rPr>
              <w:t>Emission abatement retrofit</w:t>
            </w:r>
          </w:p>
        </w:tc>
      </w:tr>
      <w:tr w:rsidR="00E26AEC" w:rsidRPr="002361DE" w14:paraId="40314018" w14:textId="77777777" w:rsidTr="00E26AEC">
        <w:trPr>
          <w:gridAfter w:val="1"/>
          <w:wAfter w:w="779" w:type="dxa"/>
          <w:trHeight w:val="252"/>
        </w:trPr>
        <w:tc>
          <w:tcPr>
            <w:tcW w:w="174" w:type="dxa"/>
            <w:tcBorders>
              <w:top w:val="nil"/>
              <w:left w:val="nil"/>
              <w:bottom w:val="nil"/>
              <w:right w:val="nil"/>
            </w:tcBorders>
            <w:shd w:val="clear" w:color="000000" w:fill="538DD5"/>
            <w:noWrap/>
            <w:vAlign w:val="center"/>
            <w:hideMark/>
          </w:tcPr>
          <w:p w14:paraId="3470EF45" w14:textId="77777777" w:rsidR="00E26AEC" w:rsidRPr="002361DE" w:rsidRDefault="00E26AEC" w:rsidP="006E0909">
            <w:pPr>
              <w:ind w:right="82"/>
              <w:rPr>
                <w:rFonts w:eastAsia="Times New Roman" w:cs="Arial"/>
                <w:color w:val="000000"/>
                <w:sz w:val="16"/>
                <w:szCs w:val="16"/>
                <w:lang w:val="en-US"/>
              </w:rPr>
            </w:pPr>
          </w:p>
        </w:tc>
        <w:tc>
          <w:tcPr>
            <w:tcW w:w="2853" w:type="dxa"/>
            <w:tcBorders>
              <w:top w:val="nil"/>
              <w:left w:val="nil"/>
              <w:bottom w:val="nil"/>
              <w:right w:val="nil"/>
            </w:tcBorders>
            <w:shd w:val="clear" w:color="auto" w:fill="auto"/>
            <w:noWrap/>
            <w:vAlign w:val="center"/>
            <w:hideMark/>
          </w:tcPr>
          <w:p w14:paraId="6B97F8D0" w14:textId="77777777" w:rsidR="00E26AEC" w:rsidRPr="002361DE" w:rsidRDefault="00E26AEC" w:rsidP="006E0909">
            <w:pPr>
              <w:ind w:right="82"/>
              <w:rPr>
                <w:rFonts w:eastAsia="Times New Roman" w:cs="Arial"/>
                <w:color w:val="000000"/>
                <w:sz w:val="16"/>
                <w:szCs w:val="16"/>
                <w:lang w:val="en-US"/>
              </w:rPr>
            </w:pPr>
            <w:r w:rsidRPr="002361DE">
              <w:rPr>
                <w:rFonts w:eastAsia="Times New Roman" w:cs="Arial"/>
                <w:color w:val="000000"/>
                <w:sz w:val="16"/>
                <w:szCs w:val="16"/>
                <w:lang w:val="en-US"/>
              </w:rPr>
              <w:t>50 year life decommissioning</w:t>
            </w:r>
          </w:p>
        </w:tc>
      </w:tr>
    </w:tbl>
    <w:p w14:paraId="58AB6B2A" w14:textId="77777777" w:rsidR="00E26AEC" w:rsidRPr="00E26AEC" w:rsidRDefault="00E26AEC" w:rsidP="00E26AEC"/>
    <w:p w14:paraId="00B518EB" w14:textId="456F40C5" w:rsidR="00CF21FD" w:rsidRPr="00A4660B" w:rsidRDefault="00CF21FD" w:rsidP="00CD13E3">
      <w:pPr>
        <w:pStyle w:val="NoSpacing"/>
        <w:jc w:val="center"/>
        <w:rPr>
          <w:lang w:val="en-US"/>
        </w:rPr>
      </w:pPr>
    </w:p>
    <w:p w14:paraId="62DEFC57" w14:textId="10293C29" w:rsidR="0006290C" w:rsidRDefault="0006290C" w:rsidP="007D42FB">
      <w:pPr>
        <w:pStyle w:val="Heading3"/>
      </w:pPr>
      <w:r>
        <w:t>Liquid Fuels</w:t>
      </w:r>
    </w:p>
    <w:p w14:paraId="3BB9BC57" w14:textId="2A13DC7A" w:rsidR="00006382" w:rsidRDefault="00ED53DB" w:rsidP="00CD13E3">
      <w:r w:rsidRPr="00A4660B">
        <w:t xml:space="preserve">Commodities produced by the South African liquid fuels sector at </w:t>
      </w:r>
      <w:r w:rsidR="003920AA">
        <w:t>present are</w:t>
      </w:r>
      <w:r>
        <w:t xml:space="preserve"> p</w:t>
      </w:r>
      <w:r w:rsidRPr="00A4660B">
        <w:t>etrol (gasoline)</w:t>
      </w:r>
      <w:r>
        <w:t>, diesel, k</w:t>
      </w:r>
      <w:r w:rsidRPr="00A4660B">
        <w:t>erosene (jet fuel / illuminating paraffin)</w:t>
      </w:r>
      <w:r>
        <w:t>, a</w:t>
      </w:r>
      <w:r w:rsidRPr="00A4660B">
        <w:t xml:space="preserve">viation </w:t>
      </w:r>
      <w:r>
        <w:t>gasoline, liquid petroleum g</w:t>
      </w:r>
      <w:r w:rsidRPr="00A4660B">
        <w:t>as (LPG)</w:t>
      </w:r>
      <w:r>
        <w:t>, heavy fuel o</w:t>
      </w:r>
      <w:r w:rsidRPr="00A4660B">
        <w:t>il (HFO)</w:t>
      </w:r>
      <w:r w:rsidR="00C81DA3">
        <w:t xml:space="preserve"> </w:t>
      </w:r>
      <w:r>
        <w:t xml:space="preserve">and </w:t>
      </w:r>
      <w:r>
        <w:rPr>
          <w:rFonts w:cs="Times New Roman"/>
          <w:color w:val="000000"/>
        </w:rPr>
        <w:t>m</w:t>
      </w:r>
      <w:r w:rsidRPr="00E119F6">
        <w:rPr>
          <w:rFonts w:cs="Times New Roman"/>
          <w:color w:val="000000"/>
        </w:rPr>
        <w:t>ethane-rich gas (produced by the synthetic fuels industry only)</w:t>
      </w:r>
      <w:r>
        <w:t xml:space="preserve">. </w:t>
      </w:r>
      <w:r w:rsidR="00595405">
        <w:t>I</w:t>
      </w:r>
      <w:r w:rsidR="00595405" w:rsidRPr="00A4660B">
        <w:t xml:space="preserve">n SATIM </w:t>
      </w:r>
      <w:r w:rsidR="002B14FC">
        <w:t>L</w:t>
      </w:r>
      <w:r w:rsidR="00C20830" w:rsidRPr="00A4660B">
        <w:t xml:space="preserve">iquid fuels </w:t>
      </w:r>
      <w:r w:rsidR="00595405">
        <w:t xml:space="preserve">can be </w:t>
      </w:r>
      <w:r w:rsidR="002B14FC">
        <w:t>supplied</w:t>
      </w:r>
      <w:r w:rsidR="00C20830" w:rsidRPr="00A4660B">
        <w:t xml:space="preserve"> from three sources </w:t>
      </w:r>
      <w:r w:rsidR="002B14FC">
        <w:t>namely</w:t>
      </w:r>
      <w:r w:rsidR="00C20830" w:rsidRPr="00A4660B">
        <w:t>- crude oil</w:t>
      </w:r>
      <w:r w:rsidR="00595405">
        <w:t xml:space="preserve"> refineries</w:t>
      </w:r>
      <w:r w:rsidR="00C20830" w:rsidRPr="00A4660B">
        <w:t xml:space="preserve">, synthetic fuels manufactured from coal and gas, and biofuels (ethanol and biodiesel). </w:t>
      </w:r>
      <w:r w:rsidR="001F42A5">
        <w:t xml:space="preserve"> </w:t>
      </w:r>
    </w:p>
    <w:p w14:paraId="205A7957" w14:textId="087F9889" w:rsidR="00B270E0" w:rsidRDefault="002D1614" w:rsidP="00B270E0">
      <w:r>
        <w:t xml:space="preserve">South Africa has 3 conventional crude oil refineries situated at the coast, and one that is situated inland. </w:t>
      </w:r>
      <w:r w:rsidRPr="00A4660B">
        <w:t xml:space="preserve">The coastal refineries are grouped together in SATIM, </w:t>
      </w:r>
      <w:r>
        <w:t xml:space="preserve">as they have </w:t>
      </w:r>
      <w:r w:rsidRPr="00A4660B">
        <w:t xml:space="preserve">similar product distillate and operating inputs. The inland crude refinery has a more diesel- and kerosene- heavy product distillate, and the two synthetic refineries </w:t>
      </w:r>
      <w:r w:rsidR="00DD0F39">
        <w:t xml:space="preserve">have </w:t>
      </w:r>
      <w:r w:rsidRPr="00A4660B">
        <w:t xml:space="preserve">a gasoline-heavy distillate, thus they are characterized separately in SATIM. </w:t>
      </w:r>
      <w:r w:rsidR="00B270E0">
        <w:t>Product slates are modelled by applying an assumed upper bound output commodity share</w:t>
      </w:r>
      <w:r w:rsidR="00613579">
        <w:t xml:space="preserve"> for each commodity. In existing the product remains the same over the planning period, new refineries are modelled in a way that can accommodate a varying product slate</w:t>
      </w:r>
      <w:r w:rsidR="00B270E0">
        <w:t>.</w:t>
      </w:r>
      <w:r w:rsidR="00613579">
        <w:t xml:space="preserve"> </w:t>
      </w:r>
    </w:p>
    <w:p w14:paraId="034FF127" w14:textId="11AF0458" w:rsidR="00BA53F0" w:rsidRPr="00A4660B" w:rsidRDefault="00C603ED" w:rsidP="00CD13E3">
      <w:r>
        <w:t>Refineries</w:t>
      </w:r>
      <w:r w:rsidR="00E072BA" w:rsidRPr="00A4660B">
        <w:t xml:space="preserve"> </w:t>
      </w:r>
      <w:r w:rsidR="003920AA">
        <w:t xml:space="preserve">can </w:t>
      </w:r>
      <w:r w:rsidR="00E072BA" w:rsidRPr="00A4660B">
        <w:t>have various commodity inputs</w:t>
      </w:r>
      <w:r w:rsidR="00EE76DE">
        <w:t>,</w:t>
      </w:r>
      <w:r w:rsidR="00E072BA" w:rsidRPr="00A4660B">
        <w:t xml:space="preserve"> which can include crude oil, coal, gas, methane rich refinery gas </w:t>
      </w:r>
      <w:r w:rsidR="00E072BA" w:rsidRPr="001F42A5">
        <w:t xml:space="preserve">and steam. </w:t>
      </w:r>
      <w:r w:rsidR="003920AA" w:rsidRPr="001F42A5">
        <w:t>In SATIM</w:t>
      </w:r>
      <w:r w:rsidR="003920AA">
        <w:t xml:space="preserve"> </w:t>
      </w:r>
      <w:r w:rsidR="00E072BA" w:rsidRPr="00A4660B">
        <w:t xml:space="preserve">Steam is modelled as </w:t>
      </w:r>
      <w:r w:rsidR="00E072BA" w:rsidRPr="001F42A5">
        <w:t xml:space="preserve">an ancillary input service to </w:t>
      </w:r>
      <w:r w:rsidR="001F42A5" w:rsidRPr="001F42A5">
        <w:t>CTL plants</w:t>
      </w:r>
      <w:r w:rsidR="00EE76DE" w:rsidRPr="001F42A5">
        <w:t>.</w:t>
      </w:r>
      <w:r w:rsidR="00EE76DE">
        <w:t xml:space="preserve"> Steam is</w:t>
      </w:r>
      <w:r w:rsidR="00E072BA" w:rsidRPr="00A4660B">
        <w:t xml:space="preserve"> </w:t>
      </w:r>
      <w:r w:rsidR="00EE76DE">
        <w:t>supplied by</w:t>
      </w:r>
      <w:r w:rsidR="00E072BA" w:rsidRPr="00A4660B">
        <w:t xml:space="preserve"> boiler technologies </w:t>
      </w:r>
      <w:r w:rsidR="00EE76DE">
        <w:t xml:space="preserve">using energy </w:t>
      </w:r>
      <w:r w:rsidR="00E072BA" w:rsidRPr="00A4660B">
        <w:t>as an input.</w:t>
      </w:r>
      <w:r w:rsidR="00E072BA" w:rsidRPr="00E072BA">
        <w:t xml:space="preserve"> </w:t>
      </w:r>
      <w:r w:rsidR="00E072BA" w:rsidRPr="00A4660B">
        <w:t>The modelling of steam as an ancillary input service allows the model to optimise the m</w:t>
      </w:r>
      <w:r w:rsidR="001F42A5">
        <w:t>ost cost effective fuel (</w:t>
      </w:r>
      <w:r w:rsidR="002B0D05">
        <w:t>e.g.</w:t>
      </w:r>
      <w:r w:rsidR="001F42A5">
        <w:t xml:space="preserve"> coal,</w:t>
      </w:r>
      <w:r w:rsidR="00E072BA" w:rsidRPr="00A4660B">
        <w:t xml:space="preserve"> gas) and technology (e.g. existing vs new and more efficient boiler vs CHP) to provide the steam needed for process </w:t>
      </w:r>
      <w:r w:rsidR="00E072BA" w:rsidRPr="001F42A5">
        <w:t>heat, as well as for feedstock in CTL plants.</w:t>
      </w:r>
      <w:r w:rsidR="00E072BA">
        <w:t xml:space="preserve"> </w:t>
      </w:r>
      <w:r w:rsidR="00E072BA" w:rsidRPr="001F42A5">
        <w:t>This latter use is much greater than process heat requirements. Steam</w:t>
      </w:r>
      <w:r w:rsidR="00E072BA" w:rsidRPr="00412895">
        <w:t xml:space="preserve"> is also </w:t>
      </w:r>
      <w:r w:rsidR="008345F6">
        <w:t>used</w:t>
      </w:r>
      <w:r w:rsidR="00E072BA" w:rsidRPr="00412895">
        <w:t xml:space="preserve"> </w:t>
      </w:r>
      <w:r w:rsidR="008345F6">
        <w:t>in</w:t>
      </w:r>
      <w:r w:rsidR="00E072BA" w:rsidRPr="00412895">
        <w:t xml:space="preserve"> crude refineries and</w:t>
      </w:r>
      <w:r w:rsidR="00412895">
        <w:t xml:space="preserve"> </w:t>
      </w:r>
      <w:r w:rsidR="00E072BA" w:rsidRPr="00A4660B">
        <w:t>GTL plants but further data is required for the characterization and therefore this consumption is not currently reflected in SATIM. The steam consumption of crude and GTL refineries is however significantly lower and the absence of this detail is assumed to not have a very significant impact on the overall results.</w:t>
      </w:r>
    </w:p>
    <w:p w14:paraId="411005A5" w14:textId="19C6F69D" w:rsidR="00E072BA" w:rsidRPr="00A4660B" w:rsidRDefault="00E072BA" w:rsidP="00CD13E3">
      <w:r w:rsidRPr="00A4660B">
        <w:t xml:space="preserve">The enhanced fuels standards currently contemplated by the Department of Energy will require considerable upgrading of existing liquid fuels infrastructure. </w:t>
      </w:r>
      <w:r w:rsidR="007223C4">
        <w:t>I</w:t>
      </w:r>
      <w:r w:rsidR="007223C4" w:rsidRPr="00A4660B">
        <w:t xml:space="preserve">n the reference case </w:t>
      </w:r>
      <w:r w:rsidR="007223C4">
        <w:t>i</w:t>
      </w:r>
      <w:r w:rsidRPr="00A4660B">
        <w:t xml:space="preserve">t </w:t>
      </w:r>
      <w:r w:rsidR="00817D29">
        <w:t>is</w:t>
      </w:r>
      <w:r w:rsidRPr="00A4660B">
        <w:t xml:space="preserve"> assumed that</w:t>
      </w:r>
      <w:r w:rsidR="00412895">
        <w:t xml:space="preserve"> </w:t>
      </w:r>
      <w:r w:rsidRPr="00A4660B">
        <w:t>new fuels standards will be rolled out by 2025</w:t>
      </w:r>
      <w:r w:rsidR="00817D29" w:rsidRPr="00817D29">
        <w:t xml:space="preserve"> </w:t>
      </w:r>
      <w:r w:rsidR="00817D29">
        <w:t>due to</w:t>
      </w:r>
      <w:r w:rsidR="00817D29" w:rsidRPr="00A4660B">
        <w:t xml:space="preserve"> the delays in implementation</w:t>
      </w:r>
      <w:r w:rsidRPr="00A4660B">
        <w:t>, by which time existing refineries will either have to make significant investments, or shut down.</w:t>
      </w:r>
      <w:r w:rsidR="00412895">
        <w:t xml:space="preserve"> </w:t>
      </w:r>
      <w:r w:rsidRPr="00A4660B">
        <w:t>The estimated capital investment for refineries to migrate from CF1 to fuel quality compatible with Euro 4 and Euro 5 emissions standards is $3.2 billion</w:t>
      </w:r>
      <w:r w:rsidR="00817D29">
        <w:t xml:space="preserve"> to $3.7 billion (2009 dollars)</w:t>
      </w:r>
      <w:r w:rsidRPr="00A4660B">
        <w:t>.</w:t>
      </w:r>
      <w:r w:rsidR="00817D29">
        <w:t xml:space="preserve"> </w:t>
      </w:r>
    </w:p>
    <w:p w14:paraId="011D78DF" w14:textId="441A7276" w:rsidR="00E072BA" w:rsidRDefault="00E072BA" w:rsidP="00CD13E3">
      <w:r w:rsidRPr="00A4660B">
        <w:t xml:space="preserve">Biofuels are modelled in conjunction with the transport system </w:t>
      </w:r>
      <w:r w:rsidR="0096116D">
        <w:t xml:space="preserve">demand for fuel </w:t>
      </w:r>
      <w:r w:rsidRPr="00A4660B">
        <w:t xml:space="preserve">either by blending them into existing liquid fuels in concentrations below 10%, or via investment in biofuels-specific vehicles. </w:t>
      </w:r>
    </w:p>
    <w:p w14:paraId="70E4544D" w14:textId="5943A890" w:rsidR="006E3FA2" w:rsidRDefault="006E3FA2">
      <w:r>
        <w:rPr>
          <w:noProof/>
          <w:lang w:val="en-US"/>
        </w:rPr>
        <mc:AlternateContent>
          <mc:Choice Requires="wpg">
            <w:drawing>
              <wp:anchor distT="0" distB="0" distL="114300" distR="114300" simplePos="0" relativeHeight="251686912" behindDoc="0" locked="0" layoutInCell="1" allowOverlap="1" wp14:anchorId="08304E7F" wp14:editId="0455B0F9">
                <wp:simplePos x="0" y="0"/>
                <wp:positionH relativeFrom="column">
                  <wp:posOffset>0</wp:posOffset>
                </wp:positionH>
                <wp:positionV relativeFrom="paragraph">
                  <wp:posOffset>136525</wp:posOffset>
                </wp:positionV>
                <wp:extent cx="5029200" cy="2400300"/>
                <wp:effectExtent l="0" t="25400" r="76200" b="63500"/>
                <wp:wrapThrough wrapText="bothSides">
                  <wp:wrapPolygon edited="0">
                    <wp:start x="4255" y="-229"/>
                    <wp:lineTo x="764" y="0"/>
                    <wp:lineTo x="109" y="686"/>
                    <wp:lineTo x="109" y="6629"/>
                    <wp:lineTo x="764" y="7314"/>
                    <wp:lineTo x="764" y="10743"/>
                    <wp:lineTo x="3709" y="10971"/>
                    <wp:lineTo x="873" y="13257"/>
                    <wp:lineTo x="655" y="14629"/>
                    <wp:lineTo x="1091" y="18286"/>
                    <wp:lineTo x="655" y="20114"/>
                    <wp:lineTo x="873" y="21029"/>
                    <wp:lineTo x="3818" y="21943"/>
                    <wp:lineTo x="4255" y="21943"/>
                    <wp:lineTo x="21818" y="21029"/>
                    <wp:lineTo x="21818" y="686"/>
                    <wp:lineTo x="8618" y="-229"/>
                    <wp:lineTo x="4255" y="-229"/>
                  </wp:wrapPolygon>
                </wp:wrapThrough>
                <wp:docPr id="334" name="Group 334"/>
                <wp:cNvGraphicFramePr/>
                <a:graphic xmlns:a="http://schemas.openxmlformats.org/drawingml/2006/main">
                  <a:graphicData uri="http://schemas.microsoft.com/office/word/2010/wordprocessingGroup">
                    <wpg:wgp>
                      <wpg:cNvGrpSpPr/>
                      <wpg:grpSpPr>
                        <a:xfrm>
                          <a:off x="0" y="0"/>
                          <a:ext cx="5029200" cy="2400300"/>
                          <a:chOff x="0" y="0"/>
                          <a:chExt cx="5029200" cy="2400300"/>
                        </a:xfrm>
                      </wpg:grpSpPr>
                      <wps:wsp>
                        <wps:cNvPr id="2" name="Rectangle 2"/>
                        <wps:cNvSpPr/>
                        <wps:spPr>
                          <a:xfrm>
                            <a:off x="1028700" y="0"/>
                            <a:ext cx="914400" cy="5715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2D776BA3" w14:textId="149D2EFE" w:rsidR="00BF7724" w:rsidRPr="00652B22" w:rsidRDefault="00BF7724" w:rsidP="00C603ED">
                              <w:pPr>
                                <w:jc w:val="center"/>
                                <w:rPr>
                                  <w:color w:val="0D0D0D" w:themeColor="text1" w:themeTint="F2"/>
                                </w:rPr>
                              </w:pPr>
                              <w:r w:rsidRPr="00652B22">
                                <w:rPr>
                                  <w:color w:val="0D0D0D" w:themeColor="text1" w:themeTint="F2"/>
                                </w:rPr>
                                <w:t>Refineries new and exiting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114300" y="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242BAF" w14:textId="57259417" w:rsidR="00BF7724" w:rsidRDefault="00BF7724">
                              <w:r>
                                <w:t>Oil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0" y="228600"/>
                            <a:ext cx="7239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76B18F" w14:textId="4BFD4699" w:rsidR="00BF7724" w:rsidRDefault="00BF7724" w:rsidP="007F063B">
                              <w:r>
                                <w:t>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8600" y="194310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FBA1D6" w14:textId="0228EA56" w:rsidR="00BF7724" w:rsidRDefault="00BF7724" w:rsidP="007F063B">
                              <w:r>
                                <w:t>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8600" y="171450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FBC2" w14:textId="2C689C58" w:rsidR="00BF7724" w:rsidRDefault="00BF7724" w:rsidP="007F063B">
                              <w:r>
                                <w:t>Coal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1028700" y="1600200"/>
                            <a:ext cx="914400" cy="6858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6CAB901E" w14:textId="77777777" w:rsidR="00BF7724" w:rsidRDefault="00BF7724" w:rsidP="00652B22">
                              <w:pPr>
                                <w:jc w:val="center"/>
                                <w:rPr>
                                  <w:color w:val="0D0D0D" w:themeColor="text1" w:themeTint="F2"/>
                                </w:rPr>
                              </w:pPr>
                              <w:r>
                                <w:rPr>
                                  <w:color w:val="0D0D0D" w:themeColor="text1" w:themeTint="F2"/>
                                </w:rPr>
                                <w:t>CTL</w:t>
                              </w:r>
                            </w:p>
                            <w:p w14:paraId="4CDB0B75" w14:textId="0CC4BA80" w:rsidR="00BF7724" w:rsidRPr="00652B22" w:rsidRDefault="00BF7724" w:rsidP="00652B22">
                              <w:pPr>
                                <w:jc w:val="center"/>
                                <w:rPr>
                                  <w:color w:val="0D0D0D" w:themeColor="text1" w:themeTint="F2"/>
                                </w:rPr>
                              </w:pPr>
                              <w:r w:rsidRPr="00652B22">
                                <w:rPr>
                                  <w:color w:val="0D0D0D" w:themeColor="text1" w:themeTint="F2"/>
                                </w:rPr>
                                <w:t xml:space="preserve"> new and exiting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028700" y="685800"/>
                            <a:ext cx="914400" cy="571500"/>
                          </a:xfrm>
                          <a:prstGeom prst="rect">
                            <a:avLst/>
                          </a:prstGeom>
                          <a:noFill/>
                          <a:ln w="19050" cmpd="sng">
                            <a:solidFill>
                              <a:schemeClr val="tx2">
                                <a:lumMod val="50000"/>
                              </a:schemeClr>
                            </a:solidFill>
                          </a:ln>
                        </wps:spPr>
                        <wps:style>
                          <a:lnRef idx="1">
                            <a:schemeClr val="accent1"/>
                          </a:lnRef>
                          <a:fillRef idx="3">
                            <a:schemeClr val="accent1"/>
                          </a:fillRef>
                          <a:effectRef idx="2">
                            <a:schemeClr val="accent1"/>
                          </a:effectRef>
                          <a:fontRef idx="minor">
                            <a:schemeClr val="lt1"/>
                          </a:fontRef>
                        </wps:style>
                        <wps:txbx>
                          <w:txbxContent>
                            <w:p w14:paraId="7F8DFAF1" w14:textId="77777777" w:rsidR="00BF7724" w:rsidRDefault="00BF7724" w:rsidP="00620F35">
                              <w:pPr>
                                <w:jc w:val="center"/>
                                <w:rPr>
                                  <w:color w:val="0D0D0D" w:themeColor="text1" w:themeTint="F2"/>
                                </w:rPr>
                              </w:pPr>
                              <w:r>
                                <w:rPr>
                                  <w:color w:val="0D0D0D" w:themeColor="text1" w:themeTint="F2"/>
                                </w:rPr>
                                <w:t>GTL</w:t>
                              </w:r>
                            </w:p>
                            <w:p w14:paraId="1D57FC34" w14:textId="04E0F24E" w:rsidR="00BF7724" w:rsidRPr="00652B22" w:rsidRDefault="00BF7724" w:rsidP="00620F35">
                              <w:pPr>
                                <w:jc w:val="center"/>
                                <w:rPr>
                                  <w:color w:val="0D0D0D" w:themeColor="text1" w:themeTint="F2"/>
                                </w:rPr>
                              </w:pPr>
                              <w:r w:rsidRPr="00652B22">
                                <w:rPr>
                                  <w:color w:val="0D0D0D" w:themeColor="text1" w:themeTint="F2"/>
                                </w:rPr>
                                <w:t>new and exiting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0" y="571500"/>
                            <a:ext cx="7239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81D6F1" w14:textId="77777777" w:rsidR="00BF7724" w:rsidRDefault="00BF7724" w:rsidP="00652B22">
                              <w:r>
                                <w:t>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14300" y="1485900"/>
                            <a:ext cx="7239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807ED0" w14:textId="77777777" w:rsidR="00BF7724" w:rsidRDefault="00BF7724" w:rsidP="00652B22">
                              <w:r>
                                <w:t>Electricity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14300" y="800100"/>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C2F78A" w14:textId="77777777" w:rsidR="00BF7724" w:rsidRDefault="00BF7724" w:rsidP="00652B22">
                              <w:r>
                                <w:t>Oil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114300" y="1028700"/>
                            <a:ext cx="4572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41DA69" w14:textId="77777777" w:rsidR="00BF7724" w:rsidRDefault="00BF7724" w:rsidP="00652B22">
                              <w:r>
                                <w:t>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14300" y="2171700"/>
                            <a:ext cx="647700" cy="2286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C397E6" w14:textId="2C98BCB1" w:rsidR="00BF7724" w:rsidRDefault="00BF7724" w:rsidP="00385294">
                              <w:r>
                                <w:t>Steam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1943100" y="114300"/>
                            <a:ext cx="3429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288" name="Straight Connector 288"/>
                        <wps:cNvCnPr/>
                        <wps:spPr>
                          <a:xfrm>
                            <a:off x="1943100" y="800100"/>
                            <a:ext cx="3429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289" name="Straight Connector 289"/>
                        <wps:cNvCnPr/>
                        <wps:spPr>
                          <a:xfrm>
                            <a:off x="2286000" y="114300"/>
                            <a:ext cx="0" cy="68580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290" name="Straight Connector 290"/>
                        <wps:cNvCnPr/>
                        <wps:spPr>
                          <a:xfrm>
                            <a:off x="2286000" y="228600"/>
                            <a:ext cx="10287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291" name="Straight Connector 291"/>
                        <wps:cNvCnPr/>
                        <wps:spPr>
                          <a:xfrm>
                            <a:off x="1943100" y="457200"/>
                            <a:ext cx="4572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297" name="Straight Connector 297"/>
                        <wps:cNvCnPr/>
                        <wps:spPr>
                          <a:xfrm>
                            <a:off x="1943100" y="1028700"/>
                            <a:ext cx="4572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298" name="Straight Connector 298"/>
                        <wps:cNvCnPr/>
                        <wps:spPr>
                          <a:xfrm>
                            <a:off x="1943100" y="1828800"/>
                            <a:ext cx="4572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299" name="Straight Connector 299"/>
                        <wps:cNvCnPr/>
                        <wps:spPr>
                          <a:xfrm>
                            <a:off x="2400300" y="457200"/>
                            <a:ext cx="0" cy="137160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00" name="Straight Connector 300"/>
                        <wps:cNvCnPr/>
                        <wps:spPr>
                          <a:xfrm>
                            <a:off x="2400300" y="1257300"/>
                            <a:ext cx="6858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01" name="Straight Arrow Connector 301"/>
                        <wps:cNvCnPr/>
                        <wps:spPr>
                          <a:xfrm>
                            <a:off x="457200" y="114300"/>
                            <a:ext cx="5715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02" name="Straight Arrow Connector 302"/>
                        <wps:cNvCnPr/>
                        <wps:spPr>
                          <a:xfrm>
                            <a:off x="685800" y="342900"/>
                            <a:ext cx="3429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03" name="Straight Arrow Connector 303"/>
                        <wps:cNvCnPr/>
                        <wps:spPr>
                          <a:xfrm>
                            <a:off x="457200" y="914400"/>
                            <a:ext cx="5715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07" name="Straight Arrow Connector 307"/>
                        <wps:cNvCnPr/>
                        <wps:spPr>
                          <a:xfrm>
                            <a:off x="685800" y="685800"/>
                            <a:ext cx="3429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14" name="Straight Arrow Connector 314"/>
                        <wps:cNvCnPr/>
                        <wps:spPr>
                          <a:xfrm>
                            <a:off x="685800" y="1600200"/>
                            <a:ext cx="3429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15" name="Straight Arrow Connector 315"/>
                        <wps:cNvCnPr/>
                        <wps:spPr>
                          <a:xfrm>
                            <a:off x="571500" y="1143000"/>
                            <a:ext cx="4572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16" name="Straight Arrow Connector 316"/>
                        <wps:cNvCnPr/>
                        <wps:spPr>
                          <a:xfrm>
                            <a:off x="571500" y="1828800"/>
                            <a:ext cx="4572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17" name="Straight Arrow Connector 317"/>
                        <wps:cNvCnPr/>
                        <wps:spPr>
                          <a:xfrm>
                            <a:off x="571500" y="2057400"/>
                            <a:ext cx="4572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18" name="Straight Arrow Connector 318"/>
                        <wps:cNvCnPr/>
                        <wps:spPr>
                          <a:xfrm>
                            <a:off x="571500" y="2286000"/>
                            <a:ext cx="457200" cy="0"/>
                          </a:xfrm>
                          <a:prstGeom prst="straightConnector1">
                            <a:avLst/>
                          </a:prstGeom>
                          <a:ln w="12700" cmpd="sng">
                            <a:tailEnd type="arrow"/>
                          </a:ln>
                        </wps:spPr>
                        <wps:style>
                          <a:lnRef idx="2">
                            <a:schemeClr val="accent1"/>
                          </a:lnRef>
                          <a:fillRef idx="0">
                            <a:schemeClr val="accent1"/>
                          </a:fillRef>
                          <a:effectRef idx="1">
                            <a:schemeClr val="accent1"/>
                          </a:effectRef>
                          <a:fontRef idx="minor">
                            <a:schemeClr val="tx1"/>
                          </a:fontRef>
                        </wps:style>
                        <wps:bodyPr/>
                      </wps:wsp>
                      <wps:wsp>
                        <wps:cNvPr id="324" name="Straight Connector 324"/>
                        <wps:cNvCnPr/>
                        <wps:spPr>
                          <a:xfrm>
                            <a:off x="3086100" y="685800"/>
                            <a:ext cx="0" cy="148590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25" name="Straight Connector 325"/>
                        <wps:cNvCnPr/>
                        <wps:spPr>
                          <a:xfrm>
                            <a:off x="3086100" y="6858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27" name="Straight Connector 327"/>
                        <wps:cNvCnPr/>
                        <wps:spPr>
                          <a:xfrm>
                            <a:off x="3086100" y="10287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28" name="Straight Connector 328"/>
                        <wps:cNvCnPr/>
                        <wps:spPr>
                          <a:xfrm>
                            <a:off x="3086100" y="14859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s:wsp>
                        <wps:cNvPr id="329" name="Straight Connector 329"/>
                        <wps:cNvCnPr/>
                        <wps:spPr>
                          <a:xfrm>
                            <a:off x="3086100" y="18288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g:grpSp>
                        <wpg:cNvPr id="333" name="Group 333"/>
                        <wpg:cNvGrpSpPr/>
                        <wpg:grpSpPr>
                          <a:xfrm>
                            <a:off x="3314700" y="114300"/>
                            <a:ext cx="1714500" cy="2171700"/>
                            <a:chOff x="0" y="0"/>
                            <a:chExt cx="1714500" cy="2171700"/>
                          </a:xfrm>
                        </wpg:grpSpPr>
                        <wps:wsp>
                          <wps:cNvPr id="27" name="Rectangle 27"/>
                          <wps:cNvSpPr/>
                          <wps:spPr>
                            <a:xfrm>
                              <a:off x="0" y="0"/>
                              <a:ext cx="1714500" cy="228600"/>
                            </a:xfrm>
                            <a:prstGeom prst="rect">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B74B864" w14:textId="024F5A33" w:rsidR="00BF7724" w:rsidRPr="007D6C25" w:rsidRDefault="00BF7724" w:rsidP="007D6C25">
                                <w:pPr>
                                  <w:jc w:val="center"/>
                                  <w:rPr>
                                    <w:color w:val="000000" w:themeColor="text1"/>
                                  </w:rPr>
                                </w:pPr>
                                <w:r w:rsidRPr="007D6C25">
                                  <w:rPr>
                                    <w:color w:val="000000" w:themeColor="text1"/>
                                  </w:rPr>
                                  <w:t>HFO</w:t>
                                </w:r>
                                <w:r>
                                  <w:rPr>
                                    <w:color w:val="000000" w:themeColor="text1"/>
                                  </w:rPr>
                                  <w:t xml:space="preserve"> (Ag, Com, Ind, Tra)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a:off x="0" y="457200"/>
                              <a:ext cx="1714500" cy="228600"/>
                            </a:xfrm>
                            <a:prstGeom prst="rect">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3762A93" w14:textId="1DF56A5A" w:rsidR="00BF7724" w:rsidRPr="007D6C25" w:rsidRDefault="00BF7724" w:rsidP="007D6C25">
                                <w:pPr>
                                  <w:jc w:val="center"/>
                                  <w:rPr>
                                    <w:color w:val="000000" w:themeColor="text1"/>
                                  </w:rPr>
                                </w:pPr>
                                <w:r>
                                  <w:rPr>
                                    <w:color w:val="000000" w:themeColor="text1"/>
                                  </w:rPr>
                                  <w:t>Gasoline (Ag, Com, Ind,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ectangle 321"/>
                          <wps:cNvSpPr/>
                          <wps:spPr>
                            <a:xfrm>
                              <a:off x="0" y="800100"/>
                              <a:ext cx="1714500" cy="342900"/>
                            </a:xfrm>
                            <a:prstGeom prst="rect">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E6B989" w14:textId="4CDA1E93" w:rsidR="00BF7724" w:rsidRPr="007D6C25" w:rsidRDefault="00BF7724" w:rsidP="007D6C25">
                                <w:pPr>
                                  <w:jc w:val="center"/>
                                  <w:rPr>
                                    <w:color w:val="000000" w:themeColor="text1"/>
                                  </w:rPr>
                                </w:pPr>
                                <w:r>
                                  <w:rPr>
                                    <w:color w:val="000000" w:themeColor="text1"/>
                                  </w:rPr>
                                  <w:t>Diesel (Ag, Com, Ind, Tra,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0" y="1257300"/>
                              <a:ext cx="1714500" cy="228600"/>
                            </a:xfrm>
                            <a:prstGeom prst="rect">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7F869C6" w14:textId="7FE4F531" w:rsidR="00BF7724" w:rsidRPr="007D6C25" w:rsidRDefault="00BF7724" w:rsidP="007D6C25">
                                <w:pPr>
                                  <w:jc w:val="center"/>
                                  <w:rPr>
                                    <w:color w:val="000000" w:themeColor="text1"/>
                                  </w:rPr>
                                </w:pPr>
                                <w:r>
                                  <w:rPr>
                                    <w:color w:val="000000" w:themeColor="text1"/>
                                  </w:rPr>
                                  <w:t>Kerosene (Ag, Com, Res,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0" y="1600200"/>
                              <a:ext cx="1714500" cy="228600"/>
                            </a:xfrm>
                            <a:prstGeom prst="rect">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386D5BF" w14:textId="67CE4D54" w:rsidR="00BF7724" w:rsidRPr="007D6C25" w:rsidRDefault="00BF7724" w:rsidP="007D6C25">
                                <w:pPr>
                                  <w:jc w:val="center"/>
                                  <w:rPr>
                                    <w:color w:val="000000" w:themeColor="text1"/>
                                  </w:rPr>
                                </w:pPr>
                                <w:r>
                                  <w:rPr>
                                    <w:color w:val="000000" w:themeColor="text1"/>
                                  </w:rPr>
                                  <w:t>LPG (Ag, Com, Ind, 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330"/>
                          <wps:cNvSpPr/>
                          <wps:spPr>
                            <a:xfrm>
                              <a:off x="0" y="1943100"/>
                              <a:ext cx="1714500" cy="228600"/>
                            </a:xfrm>
                            <a:prstGeom prst="rect">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7AF0B35" w14:textId="2824A2B8" w:rsidR="00BF7724" w:rsidRPr="007D6C25" w:rsidRDefault="00BF7724" w:rsidP="00C04671">
                                <w:pPr>
                                  <w:jc w:val="center"/>
                                  <w:rPr>
                                    <w:color w:val="000000" w:themeColor="text1"/>
                                  </w:rPr>
                                </w:pPr>
                                <w:r>
                                  <w:rPr>
                                    <w:color w:val="000000" w:themeColor="text1"/>
                                  </w:rPr>
                                  <w:t>AvGas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1" name="Straight Connector 331"/>
                        <wps:cNvCnPr/>
                        <wps:spPr>
                          <a:xfrm>
                            <a:off x="3086100" y="2171700"/>
                            <a:ext cx="228600" cy="0"/>
                          </a:xfrm>
                          <a:prstGeom prst="line">
                            <a:avLst/>
                          </a:prstGeom>
                          <a:ln w="12700" cmpd="sng"/>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08304E7F" id="Group 334" o:spid="_x0000_s1077" style="position:absolute;left:0;text-align:left;margin-left:0;margin-top:10.75pt;width:396pt;height:189pt;z-index:251686912;mso-position-horizontal-relative:text;mso-position-vertical-relative:text;mso-width-relative:margin" coordsize="50292,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">
                <v:rect id="Rectangle 2" o:spid="_x0000_s1078" style="position:absolute;left:10287;width:914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" filled="f" strokecolor="#0f243e [1615]" strokeweight="1.5pt">
                  <v:shadow on="t" color="black" opacity="22937f" origin=",.5" offset="0,.63889mm"/>
                  <v:textbox>
                    <w:txbxContent>
                      <w:p w14:paraId="2D776BA3" w14:textId="149D2EFE" w:rsidR="00BF7724" w:rsidRPr="00652B22" w:rsidRDefault="00BF7724" w:rsidP="00C603ED">
                        <w:pPr>
                          <w:jc w:val="center"/>
                          <w:rPr>
                            <w:color w:val="0D0D0D" w:themeColor="text1" w:themeTint="F2"/>
                          </w:rPr>
                        </w:pPr>
                        <w:r w:rsidRPr="00652B22">
                          <w:rPr>
                            <w:color w:val="0D0D0D" w:themeColor="text1" w:themeTint="F2"/>
                          </w:rPr>
                          <w:t>Refineries new and exiting</w:t>
                        </w:r>
                      </w:p>
                    </w:txbxContent>
                  </v:textbox>
                </v:rect>
                <v:shape id="Text Box 10" o:spid="_x0000_s1079" type="#_x0000_t202" style="position:absolute;left:1143;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C242BAF" w14:textId="57259417" w:rsidR="00BF7724" w:rsidRDefault="00BF7724">
                        <w:r>
                          <w:t>Oil</w:t>
                        </w:r>
                      </w:p>
                    </w:txbxContent>
                  </v:textbox>
                </v:shape>
                <v:shape id="Text Box 12" o:spid="_x0000_s1080" type="#_x0000_t202" style="position:absolute;top:2286;width:723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576B18F" w14:textId="4BFD4699" w:rsidR="00BF7724" w:rsidRDefault="00BF7724" w:rsidP="007F063B">
                        <w:r>
                          <w:t>Electricity</w:t>
                        </w:r>
                      </w:p>
                    </w:txbxContent>
                  </v:textbox>
                </v:shape>
                <v:shape id="Text Box 13" o:spid="_x0000_s1081" type="#_x0000_t202" style="position:absolute;left:2286;top:19431;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5AFBA1D6" w14:textId="0228EA56" w:rsidR="00BF7724" w:rsidRDefault="00BF7724" w:rsidP="007F063B">
                        <w:r>
                          <w:t>Gas</w:t>
                        </w:r>
                      </w:p>
                    </w:txbxContent>
                  </v:textbox>
                </v:shape>
                <v:shape id="Text Box 14" o:spid="_x0000_s1082" type="#_x0000_t202" style="position:absolute;left:2286;top:17145;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3023FBC2" w14:textId="2C689C58" w:rsidR="00BF7724" w:rsidRDefault="00BF7724" w:rsidP="007F063B">
                        <w:r>
                          <w:t>Coal</w:t>
                        </w:r>
                      </w:p>
                    </w:txbxContent>
                  </v:textbox>
                </v:shape>
                <v:rect id="Rectangle 16" o:spid="_x0000_s1083" style="position:absolute;left:10287;top:16002;width:914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" filled="f" strokecolor="#0f243e [1615]" strokeweight="1.5pt">
                  <v:shadow on="t" color="black" opacity="22937f" origin=",.5" offset="0,.63889mm"/>
                  <v:textbox>
                    <w:txbxContent>
                      <w:p w14:paraId="6CAB901E" w14:textId="77777777" w:rsidR="00BF7724" w:rsidRDefault="00BF7724" w:rsidP="00652B22">
                        <w:pPr>
                          <w:jc w:val="center"/>
                          <w:rPr>
                            <w:color w:val="0D0D0D" w:themeColor="text1" w:themeTint="F2"/>
                          </w:rPr>
                        </w:pPr>
                        <w:r>
                          <w:rPr>
                            <w:color w:val="0D0D0D" w:themeColor="text1" w:themeTint="F2"/>
                          </w:rPr>
                          <w:t>CTL</w:t>
                        </w:r>
                      </w:p>
                      <w:p w14:paraId="4CDB0B75" w14:textId="0CC4BA80" w:rsidR="00BF7724" w:rsidRPr="00652B22" w:rsidRDefault="00BF7724" w:rsidP="00652B22">
                        <w:pPr>
                          <w:jc w:val="center"/>
                          <w:rPr>
                            <w:color w:val="0D0D0D" w:themeColor="text1" w:themeTint="F2"/>
                          </w:rPr>
                        </w:pPr>
                        <w:r w:rsidRPr="00652B22">
                          <w:rPr>
                            <w:color w:val="0D0D0D" w:themeColor="text1" w:themeTint="F2"/>
                          </w:rPr>
                          <w:t xml:space="preserve"> new and exiting</w:t>
                        </w:r>
                      </w:p>
                    </w:txbxContent>
                  </v:textbox>
                </v:rect>
                <v:rect id="Rectangle 18" o:spid="_x0000_s1084" style="position:absolute;left:10287;top:6858;width:914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" filled="f" strokecolor="#0f243e [1615]" strokeweight="1.5pt">
                  <v:shadow on="t" color="black" opacity="22937f" origin=",.5" offset="0,.63889mm"/>
                  <v:textbox>
                    <w:txbxContent>
                      <w:p w14:paraId="7F8DFAF1" w14:textId="77777777" w:rsidR="00BF7724" w:rsidRDefault="00BF7724" w:rsidP="00620F35">
                        <w:pPr>
                          <w:jc w:val="center"/>
                          <w:rPr>
                            <w:color w:val="0D0D0D" w:themeColor="text1" w:themeTint="F2"/>
                          </w:rPr>
                        </w:pPr>
                        <w:r>
                          <w:rPr>
                            <w:color w:val="0D0D0D" w:themeColor="text1" w:themeTint="F2"/>
                          </w:rPr>
                          <w:t>GTL</w:t>
                        </w:r>
                      </w:p>
                      <w:p w14:paraId="1D57FC34" w14:textId="04E0F24E" w:rsidR="00BF7724" w:rsidRPr="00652B22" w:rsidRDefault="00BF7724" w:rsidP="00620F35">
                        <w:pPr>
                          <w:jc w:val="center"/>
                          <w:rPr>
                            <w:color w:val="0D0D0D" w:themeColor="text1" w:themeTint="F2"/>
                          </w:rPr>
                        </w:pPr>
                        <w:r w:rsidRPr="00652B22">
                          <w:rPr>
                            <w:color w:val="0D0D0D" w:themeColor="text1" w:themeTint="F2"/>
                          </w:rPr>
                          <w:t>new and exiting</w:t>
                        </w:r>
                      </w:p>
                    </w:txbxContent>
                  </v:textbox>
                </v:rect>
                <v:shape id="Text Box 20" o:spid="_x0000_s1085" type="#_x0000_t202" style="position:absolute;top:5715;width:723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581D6F1" w14:textId="77777777" w:rsidR="00BF7724" w:rsidRDefault="00BF7724" w:rsidP="00652B22">
                        <w:r>
                          <w:t>Electricity</w:t>
                        </w:r>
                      </w:p>
                    </w:txbxContent>
                  </v:textbox>
                </v:shape>
                <v:shape id="Text Box 22" o:spid="_x0000_s1086" type="#_x0000_t202" style="position:absolute;left:1143;top:14859;width:723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C807ED0" w14:textId="77777777" w:rsidR="00BF7724" w:rsidRDefault="00BF7724" w:rsidP="00652B22">
                        <w:r>
                          <w:t>Electricity</w:t>
                        </w:r>
                      </w:p>
                    </w:txbxContent>
                  </v:textbox>
                </v:shape>
                <v:shape id="Text Box 23" o:spid="_x0000_s1087" type="#_x0000_t202" style="position:absolute;left:1143;top:8001;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6C2F78A" w14:textId="77777777" w:rsidR="00BF7724" w:rsidRDefault="00BF7724" w:rsidP="00652B22">
                        <w:r>
                          <w:t>Oil</w:t>
                        </w:r>
                      </w:p>
                    </w:txbxContent>
                  </v:textbox>
                </v:shape>
                <v:shape id="Text Box 24" o:spid="_x0000_s1088" type="#_x0000_t202" style="position:absolute;left:1143;top:10287;width:45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3C41DA69" w14:textId="77777777" w:rsidR="00BF7724" w:rsidRDefault="00BF7724" w:rsidP="00652B22">
                        <w:r>
                          <w:t>Gas</w:t>
                        </w:r>
                      </w:p>
                    </w:txbxContent>
                  </v:textbox>
                </v:shape>
                <v:shape id="Text Box 25" o:spid="_x0000_s1089" type="#_x0000_t202" style="position:absolute;left:1143;top:21717;width:647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60C397E6" w14:textId="2C98BCB1" w:rsidR="00BF7724" w:rsidRDefault="00BF7724" w:rsidP="00385294">
                        <w:r>
                          <w:t>Steam</w:t>
                        </w:r>
                      </w:p>
                    </w:txbxContent>
                  </v:textbox>
                </v:shape>
                <v:line id="Straight Connector 31" o:spid="_x0000_s1090" style="position:absolute;visibility:visible;mso-wrap-style:square" from="19431,1143" to="22860,1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" strokecolor="#4f81bd [3204]" strokeweight="1pt">
                  <v:shadow on="t" color="black" opacity="24903f" origin=",.5" offset="0,.55556mm"/>
                </v:line>
                <v:line id="Straight Connector 288" o:spid="_x0000_s1091" style="position:absolute;visibility:visible;mso-wrap-style:square" from="19431,8001" to="2286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" strokecolor="#4f81bd [3204]" strokeweight="1pt">
                  <v:shadow on="t" color="black" opacity="24903f" origin=",.5" offset="0,.55556mm"/>
                </v:line>
                <v:line id="Straight Connector 289" o:spid="_x0000_s1092" style="position:absolute;visibility:visible;mso-wrap-style:square" from="22860,1143" to="2286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" strokecolor="#4f81bd [3204]" strokeweight="1pt">
                  <v:shadow on="t" color="black" opacity="24903f" origin=",.5" offset="0,.55556mm"/>
                </v:line>
                <v:line id="Straight Connector 290" o:spid="_x0000_s1093" style="position:absolute;visibility:visible;mso-wrap-style:square" from="22860,2286" to="33147,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" strokecolor="#4f81bd [3204]" strokeweight="1pt">
                  <v:shadow on="t" color="black" opacity="24903f" origin=",.5" offset="0,.55556mm"/>
                </v:line>
                <v:line id="Straight Connector 291" o:spid="_x0000_s1094" style="position:absolute;visibility:visible;mso-wrap-style:square" from="19431,4572" to="24003,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" strokecolor="#4f81bd [3204]" strokeweight="1pt">
                  <v:shadow on="t" color="black" opacity="24903f" origin=",.5" offset="0,.55556mm"/>
                </v:line>
                <v:line id="Straight Connector 297" o:spid="_x0000_s1095" style="position:absolute;visibility:visible;mso-wrap-style:square" from="19431,10287" to="24003,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" strokecolor="#4f81bd [3204]" strokeweight="1pt">
                  <v:shadow on="t" color="black" opacity="24903f" origin=",.5" offset="0,.55556mm"/>
                </v:line>
                <v:line id="Straight Connector 298" o:spid="_x0000_s1096" style="position:absolute;visibility:visible;mso-wrap-style:square" from="19431,18288" to="24003,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" strokecolor="#4f81bd [3204]" strokeweight="1pt">
                  <v:shadow on="t" color="black" opacity="24903f" origin=",.5" offset="0,.55556mm"/>
                </v:line>
                <v:line id="Straight Connector 299" o:spid="_x0000_s1097" style="position:absolute;visibility:visible;mso-wrap-style:square" from="24003,4572" to="24003,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" strokecolor="#4f81bd [3204]" strokeweight="1pt">
                  <v:shadow on="t" color="black" opacity="24903f" origin=",.5" offset="0,.55556mm"/>
                </v:line>
                <v:line id="Straight Connector 300" o:spid="_x0000_s1098" style="position:absolute;visibility:visible;mso-wrap-style:square" from="24003,12573" to="30861,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" strokecolor="#4f81bd [3204]" strokeweight="1pt">
                  <v:shadow on="t" color="black" opacity="24903f" origin=",.5" offset="0,.55556mm"/>
                </v:line>
                <v:shape id="Straight Arrow Connector 301" o:spid="_x0000_s1099" type="#_x0000_t32" style="position:absolute;left:4572;top:1143;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" strokecolor="#4f81bd [3204]" strokeweight="1pt">
                  <v:stroke endarrow="open"/>
                  <v:shadow on="t" color="black" opacity="24903f" origin=",.5" offset="0,.55556mm"/>
                </v:shape>
                <v:shape id="Straight Arrow Connector 302" o:spid="_x0000_s1100" type="#_x0000_t32" style="position:absolute;left:6858;top:3429;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" strokecolor="#4f81bd [3204]" strokeweight="1pt">
                  <v:stroke endarrow="open"/>
                  <v:shadow on="t" color="black" opacity="24903f" origin=",.5" offset="0,.55556mm"/>
                </v:shape>
                <v:shape id="Straight Arrow Connector 303" o:spid="_x0000_s1101" type="#_x0000_t32" style="position:absolute;left:4572;top:9144;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" strokecolor="#4f81bd [3204]" strokeweight="1pt">
                  <v:stroke endarrow="open"/>
                  <v:shadow on="t" color="black" opacity="24903f" origin=",.5" offset="0,.55556mm"/>
                </v:shape>
                <v:shape id="Straight Arrow Connector 307" o:spid="_x0000_s1102" type="#_x0000_t32" style="position:absolute;left:6858;top:6858;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" strokecolor="#4f81bd [3204]" strokeweight="1pt">
                  <v:stroke endarrow="open"/>
                  <v:shadow on="t" color="black" opacity="24903f" origin=",.5" offset="0,.55556mm"/>
                </v:shape>
                <v:shape id="Straight Arrow Connector 314" o:spid="_x0000_s1103" type="#_x0000_t32" style="position:absolute;left:6858;top:16002;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" strokecolor="#4f81bd [3204]" strokeweight="1pt">
                  <v:stroke endarrow="open"/>
                  <v:shadow on="t" color="black" opacity="24903f" origin=",.5" offset="0,.55556mm"/>
                </v:shape>
                <v:shape id="Straight Arrow Connector 315" o:spid="_x0000_s1104" type="#_x0000_t32" style="position:absolute;left:5715;top:11430;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" strokecolor="#4f81bd [3204]" strokeweight="1pt">
                  <v:stroke endarrow="open"/>
                  <v:shadow on="t" color="black" opacity="24903f" origin=",.5" offset="0,.55556mm"/>
                </v:shape>
                <v:shape id="Straight Arrow Connector 316" o:spid="_x0000_s1105" type="#_x0000_t32" style="position:absolute;left:5715;top:18288;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" strokecolor="#4f81bd [3204]" strokeweight="1pt">
                  <v:stroke endarrow="open"/>
                  <v:shadow on="t" color="black" opacity="24903f" origin=",.5" offset="0,.55556mm"/>
                </v:shape>
                <v:shape id="Straight Arrow Connector 317" o:spid="_x0000_s1106" type="#_x0000_t32" style="position:absolute;left:5715;top:20574;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" strokecolor="#4f81bd [3204]" strokeweight="1pt">
                  <v:stroke endarrow="open"/>
                  <v:shadow on="t" color="black" opacity="24903f" origin=",.5" offset="0,.55556mm"/>
                </v:shape>
                <v:shape id="Straight Arrow Connector 318" o:spid="_x0000_s1107" type="#_x0000_t32" style="position:absolute;left:5715;top:22860;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" strokecolor="#4f81bd [3204]" strokeweight="1pt">
                  <v:stroke endarrow="open"/>
                  <v:shadow on="t" color="black" opacity="24903f" origin=",.5" offset="0,.55556mm"/>
                </v:shape>
                <v:line id="Straight Connector 324" o:spid="_x0000_s1108" style="position:absolute;visibility:visible;mso-wrap-style:square" from="30861,6858" to="30861,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" strokecolor="#4f81bd [3204]" strokeweight="1pt">
                  <v:shadow on="t" color="black" opacity="24903f" origin=",.5" offset="0,.55556mm"/>
                </v:line>
                <v:line id="Straight Connector 325" o:spid="_x0000_s1109" style="position:absolute;visibility:visible;mso-wrap-style:square" from="30861,6858" to="33147,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" strokecolor="#4f81bd [3204]" strokeweight="1pt">
                  <v:shadow on="t" color="black" opacity="24903f" origin=",.5" offset="0,.55556mm"/>
                </v:line>
                <v:line id="Straight Connector 327" o:spid="_x0000_s1110" style="position:absolute;visibility:visible;mso-wrap-style:square" from="30861,10287" to="33147,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" strokecolor="#4f81bd [3204]" strokeweight="1pt">
                  <v:shadow on="t" color="black" opacity="24903f" origin=",.5" offset="0,.55556mm"/>
                </v:line>
                <v:line id="Straight Connector 328" o:spid="_x0000_s1111" style="position:absolute;visibility:visible;mso-wrap-style:square" from="30861,14859" to="3314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" strokecolor="#4f81bd [3204]" strokeweight="1pt">
                  <v:shadow on="t" color="black" opacity="24903f" origin=",.5" offset="0,.55556mm"/>
                </v:line>
                <v:line id="Straight Connector 329" o:spid="_x0000_s1112" style="position:absolute;visibility:visible;mso-wrap-style:square" from="30861,18288" to="33147,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" strokecolor="#4f81bd [3204]" strokeweight="1pt">
                  <v:shadow on="t" color="black" opacity="24903f" origin=",.5" offset="0,.55556mm"/>
                </v:line>
                <v:group id="Group 333" o:spid="_x0000_s1113" style="position:absolute;left:33147;top:1143;width:17145;height:21717" coordsize="17145,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rect id="Rectangle 27" o:spid="_x0000_s1114" style="position:absolute;width:1714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" filled="f" strokecolor="black [3213]" strokeweight="1.5pt">
                    <v:shadow on="t" color="black" opacity="22937f" origin=",.5" offset="0,.63889mm"/>
                    <v:textbox>
                      <w:txbxContent>
                        <w:p w14:paraId="6B74B864" w14:textId="024F5A33" w:rsidR="00BF7724" w:rsidRPr="007D6C25" w:rsidRDefault="00BF7724" w:rsidP="007D6C25">
                          <w:pPr>
                            <w:jc w:val="center"/>
                            <w:rPr>
                              <w:color w:val="000000" w:themeColor="text1"/>
                            </w:rPr>
                          </w:pPr>
                          <w:r w:rsidRPr="007D6C25">
                            <w:rPr>
                              <w:color w:val="000000" w:themeColor="text1"/>
                            </w:rPr>
                            <w:t>HFO</w:t>
                          </w:r>
                          <w:r>
                            <w:rPr>
                              <w:color w:val="000000" w:themeColor="text1"/>
                            </w:rPr>
                            <w:t xml:space="preserve"> (Ag, Com, Ind, Tra) </w:t>
                          </w:r>
                        </w:p>
                      </w:txbxContent>
                    </v:textbox>
                  </v:rect>
                  <v:rect id="Rectangle 320" o:spid="_x0000_s1115" style="position:absolute;top:4572;width:1714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" filled="f" strokecolor="black [3213]" strokeweight="1.5pt">
                    <v:shadow on="t" color="black" opacity="22937f" origin=",.5" offset="0,.63889mm"/>
                    <v:textbox>
                      <w:txbxContent>
                        <w:p w14:paraId="33762A93" w14:textId="1DF56A5A" w:rsidR="00BF7724" w:rsidRPr="007D6C25" w:rsidRDefault="00BF7724" w:rsidP="007D6C25">
                          <w:pPr>
                            <w:jc w:val="center"/>
                            <w:rPr>
                              <w:color w:val="000000" w:themeColor="text1"/>
                            </w:rPr>
                          </w:pPr>
                          <w:r>
                            <w:rPr>
                              <w:color w:val="000000" w:themeColor="text1"/>
                            </w:rPr>
                            <w:t>Gasoline (Ag, Com, Ind, Tra)</w:t>
                          </w:r>
                        </w:p>
                      </w:txbxContent>
                    </v:textbox>
                  </v:rect>
                  <v:rect id="Rectangle 321" o:spid="_x0000_s1116" style="position:absolute;top:8001;width:1714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" filled="f" strokecolor="black [3213]" strokeweight="1.5pt">
                    <v:shadow on="t" color="black" opacity="22937f" origin=",.5" offset="0,.63889mm"/>
                    <v:textbox>
                      <w:txbxContent>
                        <w:p w14:paraId="30E6B989" w14:textId="4CDA1E93" w:rsidR="00BF7724" w:rsidRPr="007D6C25" w:rsidRDefault="00BF7724" w:rsidP="007D6C25">
                          <w:pPr>
                            <w:jc w:val="center"/>
                            <w:rPr>
                              <w:color w:val="000000" w:themeColor="text1"/>
                            </w:rPr>
                          </w:pPr>
                          <w:r>
                            <w:rPr>
                              <w:color w:val="000000" w:themeColor="text1"/>
                            </w:rPr>
                            <w:t>Diesel (Ag, Com, Ind, Tra, Power)</w:t>
                          </w:r>
                        </w:p>
                      </w:txbxContent>
                    </v:textbox>
                  </v:rect>
                  <v:rect id="Rectangle 322" o:spid="_x0000_s1117" style="position:absolute;top:12573;width:1714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" filled="f" strokecolor="black [3213]" strokeweight="1.5pt">
                    <v:shadow on="t" color="black" opacity="22937f" origin=",.5" offset="0,.63889mm"/>
                    <v:textbox>
                      <w:txbxContent>
                        <w:p w14:paraId="07F869C6" w14:textId="7FE4F531" w:rsidR="00BF7724" w:rsidRPr="007D6C25" w:rsidRDefault="00BF7724" w:rsidP="007D6C25">
                          <w:pPr>
                            <w:jc w:val="center"/>
                            <w:rPr>
                              <w:color w:val="000000" w:themeColor="text1"/>
                            </w:rPr>
                          </w:pPr>
                          <w:r>
                            <w:rPr>
                              <w:color w:val="000000" w:themeColor="text1"/>
                            </w:rPr>
                            <w:t>Kerosene (Ag, Com, Res, Tra)</w:t>
                          </w:r>
                        </w:p>
                      </w:txbxContent>
                    </v:textbox>
                  </v:rect>
                  <v:rect id="Rectangle 323" o:spid="_x0000_s1118" style="position:absolute;top:16002;width:1714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" filled="f" strokecolor="black [3213]" strokeweight="1.5pt">
                    <v:shadow on="t" color="black" opacity="22937f" origin=",.5" offset="0,.63889mm"/>
                    <v:textbox>
                      <w:txbxContent>
                        <w:p w14:paraId="0386D5BF" w14:textId="67CE4D54" w:rsidR="00BF7724" w:rsidRPr="007D6C25" w:rsidRDefault="00BF7724" w:rsidP="007D6C25">
                          <w:pPr>
                            <w:jc w:val="center"/>
                            <w:rPr>
                              <w:color w:val="000000" w:themeColor="text1"/>
                            </w:rPr>
                          </w:pPr>
                          <w:r>
                            <w:rPr>
                              <w:color w:val="000000" w:themeColor="text1"/>
                            </w:rPr>
                            <w:t>LPG (Ag, Com, Ind, Res)</w:t>
                          </w:r>
                        </w:p>
                      </w:txbxContent>
                    </v:textbox>
                  </v:rect>
                  <v:rect id="Rectangle 330" o:spid="_x0000_s1119" style="position:absolute;top:19431;width:17145;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" filled="f" strokecolor="black [3213]" strokeweight="1.5pt">
                    <v:shadow on="t" color="black" opacity="22937f" origin=",.5" offset="0,.63889mm"/>
                    <v:textbox>
                      <w:txbxContent>
                        <w:p w14:paraId="27AF0B35" w14:textId="2824A2B8" w:rsidR="00BF7724" w:rsidRPr="007D6C25" w:rsidRDefault="00BF7724" w:rsidP="00C04671">
                          <w:pPr>
                            <w:jc w:val="center"/>
                            <w:rPr>
                              <w:color w:val="000000" w:themeColor="text1"/>
                            </w:rPr>
                          </w:pPr>
                          <w:r>
                            <w:rPr>
                              <w:color w:val="000000" w:themeColor="text1"/>
                            </w:rPr>
                            <w:t>AvGas (Tra)</w:t>
                          </w:r>
                        </w:p>
                      </w:txbxContent>
                    </v:textbox>
                  </v:rect>
                </v:group>
                <v:line id="Straight Connector 331" o:spid="_x0000_s1120" style="position:absolute;visibility:visible;mso-wrap-style:square" from="30861,21717" to="33147,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" strokecolor="#4f81bd [3204]" strokeweight="1pt">
                  <v:shadow on="t" color="black" opacity="24903f" origin=",.5" offset="0,.55556mm"/>
                </v:line>
                <w10:wrap type="through"/>
              </v:group>
            </w:pict>
          </mc:Fallback>
        </mc:AlternateContent>
      </w:r>
    </w:p>
    <w:p w14:paraId="0282FFA5" w14:textId="55EBFC87" w:rsidR="006E3FA2" w:rsidRDefault="006E3FA2"/>
    <w:p w14:paraId="7695FF2E" w14:textId="77777777" w:rsidR="006E3FA2" w:rsidRDefault="006E3FA2"/>
    <w:p w14:paraId="67650E11" w14:textId="0E5D3C90" w:rsidR="004F0AC3" w:rsidRDefault="006E3FA2" w:rsidP="006E3FA2">
      <w:pPr>
        <w:pStyle w:val="Caption"/>
        <w:rPr>
          <w:highlight w:val="yellow"/>
        </w:rPr>
      </w:pPr>
      <w:r>
        <w:t xml:space="preserve">Figure </w:t>
      </w:r>
      <w:r>
        <w:fldChar w:fldCharType="begin"/>
      </w:r>
      <w:r>
        <w:instrText xml:space="preserve"> SEQ Figure \* ARABIC </w:instrText>
      </w:r>
      <w:r>
        <w:fldChar w:fldCharType="separate"/>
      </w:r>
      <w:r>
        <w:rPr>
          <w:noProof/>
        </w:rPr>
        <w:t>4</w:t>
      </w:r>
      <w:r>
        <w:fldChar w:fldCharType="end"/>
      </w:r>
      <w:r>
        <w:t xml:space="preserve">: </w:t>
      </w:r>
      <w:r w:rsidRPr="00387953">
        <w:t xml:space="preserve">Simplified Schematic of the South African </w:t>
      </w:r>
      <w:r>
        <w:t>Refineries</w:t>
      </w:r>
      <w:r w:rsidRPr="00387953">
        <w:t xml:space="preserve"> Sector</w:t>
      </w:r>
      <w:r>
        <w:t xml:space="preserve"> in SATIM</w:t>
      </w:r>
      <w:r>
        <w:rPr>
          <w:highlight w:val="yellow"/>
        </w:rPr>
        <w:t xml:space="preserve"> </w:t>
      </w:r>
      <w:r w:rsidR="004F0AC3">
        <w:rPr>
          <w:highlight w:val="yellow"/>
        </w:rPr>
        <w:br w:type="page"/>
      </w:r>
    </w:p>
    <w:p w14:paraId="0A39EF6E" w14:textId="77777777" w:rsidR="002D1614" w:rsidRDefault="002D1614" w:rsidP="00CD13E3"/>
    <w:p w14:paraId="1C339C89" w14:textId="77777777" w:rsidR="004F0AC3" w:rsidRDefault="004F0AC3" w:rsidP="00CD13E3"/>
    <w:p w14:paraId="00BDD872" w14:textId="67B8E11A" w:rsidR="00AF59E1" w:rsidRPr="00AF59E1" w:rsidRDefault="00AF6B12" w:rsidP="00CD13E3">
      <w:pPr>
        <w:pStyle w:val="Heading2"/>
        <w:spacing w:before="0"/>
      </w:pPr>
      <w:bookmarkStart w:id="38" w:name="_Toc417982782"/>
      <w:r>
        <w:t xml:space="preserve">Representation of </w:t>
      </w:r>
      <w:r w:rsidR="002006E1">
        <w:t xml:space="preserve">Energy </w:t>
      </w:r>
      <w:r w:rsidR="0006290C">
        <w:t>Demand</w:t>
      </w:r>
      <w:r>
        <w:t xml:space="preserve"> </w:t>
      </w:r>
      <w:r w:rsidR="002006E1">
        <w:t>in SATIM</w:t>
      </w:r>
      <w:bookmarkEnd w:id="38"/>
    </w:p>
    <w:p w14:paraId="0AF889C3" w14:textId="5A021F12" w:rsidR="00F12535" w:rsidRDefault="003B79F0" w:rsidP="00EC347F">
      <w:pPr>
        <w:pStyle w:val="Heading3"/>
      </w:pPr>
      <w:bookmarkStart w:id="39" w:name="_Toc417982783"/>
      <w:commentRangeStart w:id="40"/>
      <w:r>
        <w:t>Residential</w:t>
      </w:r>
      <w:bookmarkEnd w:id="39"/>
      <w:commentRangeEnd w:id="40"/>
      <w:r w:rsidR="00B81B28">
        <w:rPr>
          <w:rStyle w:val="CommentReference"/>
          <w:rFonts w:asciiTheme="minorHAnsi" w:eastAsiaTheme="minorEastAsia" w:hAnsiTheme="minorHAnsi" w:cstheme="minorBidi"/>
          <w:b w:val="0"/>
          <w:bCs w:val="0"/>
          <w:color w:val="auto"/>
        </w:rPr>
        <w:commentReference w:id="40"/>
      </w:r>
    </w:p>
    <w:p w14:paraId="4D9ECA08" w14:textId="556AC8CA" w:rsidR="00AB2558" w:rsidRDefault="00F114FC" w:rsidP="003D7656">
      <w:r>
        <w:t>H</w:t>
      </w:r>
      <w:r w:rsidR="006F1B84">
        <w:t xml:space="preserve">ouseholds are the </w:t>
      </w:r>
      <w:r w:rsidR="00511F62">
        <w:t>basis</w:t>
      </w:r>
      <w:r w:rsidR="006F1B84">
        <w:t xml:space="preserve"> of demand </w:t>
      </w:r>
      <w:r w:rsidR="003D7656">
        <w:t>in the residential sector</w:t>
      </w:r>
      <w:r w:rsidR="006F1B84">
        <w:t xml:space="preserve">. </w:t>
      </w:r>
      <w:r>
        <w:t>Household energy use</w:t>
      </w:r>
      <w:r w:rsidR="000944B1">
        <w:t xml:space="preserve"> is very diverse, </w:t>
      </w:r>
      <w:r w:rsidR="001567F7">
        <w:t>and t</w:t>
      </w:r>
      <w:r w:rsidR="003B79F0">
        <w:t xml:space="preserve">here are several distinguishing features </w:t>
      </w:r>
      <w:r>
        <w:t>that have been found to be important in determining the quantity of energy used by households,</w:t>
      </w:r>
      <w:r w:rsidR="003B79F0">
        <w:t xml:space="preserve"> </w:t>
      </w:r>
      <w:r w:rsidR="00045289">
        <w:t xml:space="preserve">their </w:t>
      </w:r>
      <w:r>
        <w:t>fuel choice and demand profile</w:t>
      </w:r>
      <w:r w:rsidR="00B53CC6">
        <w:t>s</w:t>
      </w:r>
      <w:r w:rsidR="003B79F0">
        <w:t>. Amongst t</w:t>
      </w:r>
      <w:r>
        <w:t>he</w:t>
      </w:r>
      <w:r w:rsidR="003B79F0">
        <w:t xml:space="preserve"> important influence</w:t>
      </w:r>
      <w:r>
        <w:t>r</w:t>
      </w:r>
      <w:r w:rsidR="003B79F0">
        <w:t xml:space="preserve">s </w:t>
      </w:r>
      <w:r w:rsidR="009A5580">
        <w:t xml:space="preserve">are </w:t>
      </w:r>
      <w:r w:rsidR="00E236FC">
        <w:t>income, access to electricity,</w:t>
      </w:r>
      <w:r w:rsidR="003B79F0">
        <w:t xml:space="preserve"> access to water</w:t>
      </w:r>
      <w:r w:rsidR="00AB2558">
        <w:t xml:space="preserve"> and</w:t>
      </w:r>
      <w:r w:rsidR="009A5580">
        <w:t xml:space="preserve"> housing</w:t>
      </w:r>
      <w:r w:rsidR="000944B1">
        <w:t xml:space="preserve"> type</w:t>
      </w:r>
      <w:r w:rsidR="009A5580">
        <w:t xml:space="preserve">. </w:t>
      </w:r>
      <w:r w:rsidR="00E236FC">
        <w:t xml:space="preserve">There is a distinct increase in both overall fuel consumption, as well as appliance ownership </w:t>
      </w:r>
      <w:r>
        <w:t xml:space="preserve">and the use of modern fuels </w:t>
      </w:r>
      <w:r w:rsidR="00E236FC">
        <w:t xml:space="preserve">as income increases. </w:t>
      </w:r>
    </w:p>
    <w:p w14:paraId="4273717B" w14:textId="6025E86E" w:rsidR="00E47AED" w:rsidRDefault="00AA7E34" w:rsidP="00AB2558">
      <w:r>
        <w:t xml:space="preserve">To account for </w:t>
      </w:r>
      <w:r w:rsidR="00F91202">
        <w:t xml:space="preserve">the influence of </w:t>
      </w:r>
      <w:r>
        <w:t>incom</w:t>
      </w:r>
      <w:r w:rsidR="00F91202">
        <w:t xml:space="preserve">e and electrification </w:t>
      </w:r>
      <w:r>
        <w:t xml:space="preserve">on </w:t>
      </w:r>
      <w:r w:rsidR="00F114FC">
        <w:t>household</w:t>
      </w:r>
      <w:r>
        <w:t xml:space="preserve"> consumption, SATIM includes</w:t>
      </w:r>
      <w:r w:rsidR="003D7656">
        <w:t xml:space="preserve"> </w:t>
      </w:r>
      <w:del w:id="41" w:author="Bruno Merven" w:date="2020-12-11T14:39:00Z">
        <w:r w:rsidR="003D7656" w:rsidDel="00D57366">
          <w:delText xml:space="preserve">five </w:delText>
        </w:r>
      </w:del>
      <w:ins w:id="42" w:author="Bruno Merven" w:date="2020-12-11T14:39:00Z">
        <w:r w:rsidR="00D57366">
          <w:t>three</w:t>
        </w:r>
        <w:r w:rsidR="00D57366">
          <w:t xml:space="preserve"> </w:t>
        </w:r>
      </w:ins>
      <w:r w:rsidR="003D7656">
        <w:t xml:space="preserve">categories of households </w:t>
      </w:r>
      <w:del w:id="43" w:author="Bruno Merven" w:date="2020-12-11T14:39:00Z">
        <w:r w:rsidR="00F114FC" w:rsidDel="00D57366">
          <w:delText>in</w:delText>
        </w:r>
        <w:r w:rsidR="003D7656" w:rsidDel="00D57366">
          <w:delText xml:space="preserve"> three</w:delText>
        </w:r>
      </w:del>
      <w:ins w:id="44" w:author="Bruno Merven" w:date="2020-12-11T14:39:00Z">
        <w:r w:rsidR="00D57366">
          <w:t>distinguished by their</w:t>
        </w:r>
      </w:ins>
      <w:r w:rsidR="003D7656">
        <w:t xml:space="preserve"> </w:t>
      </w:r>
      <w:ins w:id="45" w:author="Bruno Merven" w:date="2020-12-11T14:39:00Z">
        <w:r w:rsidR="00D57366">
          <w:t xml:space="preserve">level of </w:t>
        </w:r>
      </w:ins>
      <w:r w:rsidR="003D7656">
        <w:t>income</w:t>
      </w:r>
      <w:del w:id="46" w:author="Bruno Merven" w:date="2020-12-11T14:39:00Z">
        <w:r w:rsidR="003D7656" w:rsidDel="00D57366">
          <w:delText xml:space="preserve"> groups</w:delText>
        </w:r>
      </w:del>
      <w:r w:rsidR="003D7656">
        <w:t xml:space="preserve">. </w:t>
      </w:r>
      <w:del w:id="47" w:author="Bruno Merven" w:date="2020-12-11T14:40:00Z">
        <w:r w:rsidR="00E47AED" w:rsidDel="00B53F19">
          <w:delText>In the base year, t</w:delText>
        </w:r>
        <w:r w:rsidR="00A63EB3" w:rsidDel="00B53F19">
          <w:delText xml:space="preserve">he lowest two income groups are split into electrified and </w:delText>
        </w:r>
        <w:r w:rsidR="00AD556B" w:rsidDel="00B53F19">
          <w:delText>un</w:delText>
        </w:r>
        <w:r w:rsidR="00A63EB3" w:rsidDel="00B53F19">
          <w:delText xml:space="preserve">electrified households. </w:delText>
        </w:r>
        <w:r w:rsidR="003D7656" w:rsidDel="00B53F19">
          <w:delText xml:space="preserve">44% of households </w:delText>
        </w:r>
        <w:r w:rsidR="00F114FC" w:rsidDel="00B53F19">
          <w:delText>fall into the</w:delText>
        </w:r>
        <w:r w:rsidR="003D7656" w:rsidDel="00B53F19">
          <w:delText xml:space="preserve"> lowest income </w:delText>
        </w:r>
        <w:r w:rsidR="00F114FC" w:rsidDel="00B53F19">
          <w:delText>group</w:delText>
        </w:r>
        <w:r w:rsidR="00E13318" w:rsidDel="00B53F19">
          <w:delText>, of these 23% are unelectrified.</w:delText>
        </w:r>
        <w:r w:rsidR="003D7656" w:rsidDel="00B53F19">
          <w:delText xml:space="preserve"> 33% of households </w:delText>
        </w:r>
        <w:r w:rsidR="00F114FC" w:rsidDel="00B53F19">
          <w:delText>fall into the</w:delText>
        </w:r>
        <w:r w:rsidR="00D31643" w:rsidDel="00B53F19">
          <w:delText xml:space="preserve"> next</w:delText>
        </w:r>
        <w:r w:rsidR="006E3FA2" w:rsidDel="00B53F19">
          <w:delText xml:space="preserve"> income </w:delText>
        </w:r>
        <w:r w:rsidR="006E3FA2" w:rsidRPr="007A4244" w:rsidDel="00B53F19">
          <w:delText>bracket</w:delText>
        </w:r>
        <w:r w:rsidR="00E13318" w:rsidRPr="007A4244" w:rsidDel="00B53F19">
          <w:delText>, of</w:delText>
        </w:r>
        <w:r w:rsidR="00E13318" w:rsidDel="00B53F19">
          <w:delText xml:space="preserve"> these 15% are unelectrified</w:delText>
        </w:r>
        <w:r w:rsidR="003D7656" w:rsidDel="00B53F19">
          <w:delText xml:space="preserve">.  </w:delText>
        </w:r>
        <w:r w:rsidR="00E13318" w:rsidDel="00B53F19">
          <w:delText xml:space="preserve">23 % of households are in the highest income group. </w:delText>
        </w:r>
        <w:r w:rsidR="003D7656" w:rsidDel="00B53F19">
          <w:delText xml:space="preserve">Households in the highest income group are all electrified. </w:delText>
        </w:r>
      </w:del>
      <w:r w:rsidR="0028552F" w:rsidRPr="00E47AED">
        <w:t>Each household grouping is distinct in its demand for energy services, and the technology penetration used to supply energy services.</w:t>
      </w:r>
    </w:p>
    <w:p w14:paraId="50EE3A38" w14:textId="5670B9B9" w:rsidR="0028552F" w:rsidRDefault="0028552F" w:rsidP="0028552F">
      <w:r>
        <w:t>D</w:t>
      </w:r>
      <w:r w:rsidRPr="00A4660B">
        <w:t xml:space="preserve">rivers of demand </w:t>
      </w:r>
      <w:r>
        <w:t>in</w:t>
      </w:r>
      <w:r w:rsidRPr="00A4660B">
        <w:t xml:space="preserve"> the Residential Sector are population and household income growth. </w:t>
      </w:r>
      <w:r w:rsidRPr="00EC687E">
        <w:rPr>
          <w:lang w:val="uz-Cyrl-UZ"/>
        </w:rPr>
        <w:t xml:space="preserve">Projections of household growth in each </w:t>
      </w:r>
      <w:r w:rsidR="0014544E">
        <w:rPr>
          <w:lang w:val="uz-Cyrl-UZ"/>
        </w:rPr>
        <w:t xml:space="preserve">household </w:t>
      </w:r>
      <w:r w:rsidRPr="00EC687E">
        <w:rPr>
          <w:lang w:val="uz-Cyrl-UZ"/>
        </w:rPr>
        <w:t xml:space="preserve">category </w:t>
      </w:r>
      <w:r w:rsidR="0014544E">
        <w:rPr>
          <w:lang w:val="uz-Cyrl-UZ"/>
        </w:rPr>
        <w:t xml:space="preserve">in the model </w:t>
      </w:r>
      <w:r w:rsidRPr="00EC687E">
        <w:rPr>
          <w:lang w:val="uz-Cyrl-UZ"/>
        </w:rPr>
        <w:t xml:space="preserve">rely on assumptions around </w:t>
      </w:r>
      <w:r>
        <w:rPr>
          <w:lang w:val="uz-Cyrl-UZ"/>
        </w:rPr>
        <w:t xml:space="preserve">the evolution of </w:t>
      </w:r>
      <w:r w:rsidRPr="00EC687E">
        <w:rPr>
          <w:lang w:val="uz-Cyrl-UZ"/>
        </w:rPr>
        <w:t xml:space="preserve">population growth, household size, household income levels, and the success of the electrification programme. </w:t>
      </w:r>
      <w:r>
        <w:t>A</w:t>
      </w:r>
      <w:r w:rsidRPr="00A4660B">
        <w:t xml:space="preserve">n exogenous projection of the electrification rate is required to derive a </w:t>
      </w:r>
      <w:r>
        <w:t>household</w:t>
      </w:r>
      <w:r w:rsidRPr="00A4660B">
        <w:t xml:space="preserve"> split between the</w:t>
      </w:r>
      <w:r>
        <w:t xml:space="preserve"> electrified and unelectrified </w:t>
      </w:r>
      <w:r w:rsidR="0014544E">
        <w:t xml:space="preserve">households </w:t>
      </w:r>
      <w:r>
        <w:t>in the</w:t>
      </w:r>
      <w:r w:rsidRPr="00A4660B">
        <w:t xml:space="preserve"> </w:t>
      </w:r>
      <w:r>
        <w:t>two lower</w:t>
      </w:r>
      <w:r w:rsidRPr="00A4660B">
        <w:t xml:space="preserve"> income groups. This is based on historical trends and future government/Eskom targets</w:t>
      </w:r>
      <w:r>
        <w:t>,</w:t>
      </w:r>
      <w:r w:rsidRPr="00A4660B">
        <w:t xml:space="preserve"> </w:t>
      </w:r>
      <w:r>
        <w:t xml:space="preserve">and is shown in </w:t>
      </w:r>
      <w:r>
        <w:fldChar w:fldCharType="begin"/>
      </w:r>
      <w:r>
        <w:instrText xml:space="preserve"> REF _Ref417120164 \h </w:instrText>
      </w:r>
      <w:r>
        <w:fldChar w:fldCharType="separate"/>
      </w:r>
      <w:r w:rsidRPr="00A4660B">
        <w:t xml:space="preserve">Table </w:t>
      </w:r>
      <w:r>
        <w:rPr>
          <w:noProof/>
        </w:rPr>
        <w:t>3</w:t>
      </w:r>
      <w:r>
        <w:fldChar w:fldCharType="end"/>
      </w:r>
      <w:r>
        <w:t xml:space="preserve"> until 2050.</w:t>
      </w:r>
    </w:p>
    <w:p w14:paraId="6F4ED7D1" w14:textId="77777777" w:rsidR="0028552F" w:rsidRPr="00A4660B" w:rsidRDefault="0028552F" w:rsidP="0028552F">
      <w:pPr>
        <w:pStyle w:val="Caption"/>
        <w:spacing w:before="0" w:line="240" w:lineRule="auto"/>
      </w:pPr>
      <w:bookmarkStart w:id="48" w:name="_Ref417120164"/>
      <w:r w:rsidRPr="00A4660B">
        <w:t xml:space="preserve">Table </w:t>
      </w:r>
      <w:r w:rsidRPr="006C1538">
        <w:fldChar w:fldCharType="begin"/>
      </w:r>
      <w:r w:rsidRPr="00A4660B">
        <w:instrText xml:space="preserve"> SEQ Table \* ARABIC </w:instrText>
      </w:r>
      <w:r w:rsidRPr="006C1538">
        <w:fldChar w:fldCharType="separate"/>
      </w:r>
      <w:r>
        <w:rPr>
          <w:noProof/>
        </w:rPr>
        <w:t>3</w:t>
      </w:r>
      <w:r w:rsidRPr="006C1538">
        <w:rPr>
          <w:noProof/>
        </w:rPr>
        <w:fldChar w:fldCharType="end"/>
      </w:r>
      <w:bookmarkEnd w:id="48"/>
      <w:r w:rsidRPr="00A4660B">
        <w:t>: Assumed Future South African Electrification Rates by Income Group</w:t>
      </w:r>
    </w:p>
    <w:tbl>
      <w:tblPr>
        <w:tblW w:w="7300" w:type="dxa"/>
        <w:tblInd w:w="103" w:type="dxa"/>
        <w:tblLook w:val="04A0" w:firstRow="1" w:lastRow="0" w:firstColumn="1" w:lastColumn="0" w:noHBand="0" w:noVBand="1"/>
      </w:tblPr>
      <w:tblGrid>
        <w:gridCol w:w="2500"/>
        <w:gridCol w:w="960"/>
        <w:gridCol w:w="960"/>
        <w:gridCol w:w="960"/>
        <w:gridCol w:w="960"/>
        <w:gridCol w:w="960"/>
      </w:tblGrid>
      <w:tr w:rsidR="0028552F" w:rsidRPr="0028552F" w14:paraId="45D6B175" w14:textId="77777777" w:rsidTr="007C3492">
        <w:trPr>
          <w:trHeight w:val="300"/>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BA6470" w14:textId="77777777" w:rsidR="0028552F" w:rsidRPr="0028552F" w:rsidRDefault="0028552F" w:rsidP="007C3492">
            <w:pPr>
              <w:pStyle w:val="NoSpacing"/>
              <w:rPr>
                <w:b/>
                <w:sz w:val="18"/>
                <w:szCs w:val="18"/>
                <w:lang w:eastAsia="en-ZA"/>
              </w:rPr>
            </w:pPr>
            <w:r w:rsidRPr="0028552F">
              <w:rPr>
                <w:b/>
                <w:sz w:val="18"/>
                <w:szCs w:val="18"/>
                <w:lang w:eastAsia="en-ZA"/>
              </w:rPr>
              <w:t>Income Group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ABEBBD" w14:textId="77777777" w:rsidR="0028552F" w:rsidRPr="0028552F" w:rsidRDefault="0028552F" w:rsidP="007C3492">
            <w:pPr>
              <w:pStyle w:val="NoSpacing"/>
              <w:rPr>
                <w:b/>
                <w:sz w:val="18"/>
                <w:szCs w:val="18"/>
                <w:lang w:eastAsia="en-ZA"/>
              </w:rPr>
            </w:pPr>
            <w:r w:rsidRPr="0028552F">
              <w:rPr>
                <w:b/>
                <w:sz w:val="18"/>
                <w:szCs w:val="18"/>
                <w:lang w:eastAsia="en-ZA"/>
              </w:rPr>
              <w:t>2010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7F7D56" w14:textId="77777777" w:rsidR="0028552F" w:rsidRPr="0028552F" w:rsidRDefault="0028552F" w:rsidP="007C3492">
            <w:pPr>
              <w:pStyle w:val="NoSpacing"/>
              <w:rPr>
                <w:b/>
                <w:sz w:val="18"/>
                <w:szCs w:val="18"/>
                <w:lang w:eastAsia="en-ZA"/>
              </w:rPr>
            </w:pPr>
            <w:r w:rsidRPr="0028552F">
              <w:rPr>
                <w:b/>
                <w:sz w:val="18"/>
                <w:szCs w:val="18"/>
                <w:lang w:eastAsia="en-ZA"/>
              </w:rPr>
              <w:t>2020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2F8379E" w14:textId="77777777" w:rsidR="0028552F" w:rsidRPr="0028552F" w:rsidRDefault="0028552F" w:rsidP="007C3492">
            <w:pPr>
              <w:pStyle w:val="NoSpacing"/>
              <w:rPr>
                <w:b/>
                <w:sz w:val="18"/>
                <w:szCs w:val="18"/>
                <w:lang w:eastAsia="en-ZA"/>
              </w:rPr>
            </w:pPr>
            <w:r w:rsidRPr="0028552F">
              <w:rPr>
                <w:b/>
                <w:sz w:val="18"/>
                <w:szCs w:val="18"/>
                <w:lang w:eastAsia="en-ZA"/>
              </w:rPr>
              <w:t>2030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7A670A" w14:textId="77777777" w:rsidR="0028552F" w:rsidRPr="0028552F" w:rsidRDefault="0028552F" w:rsidP="007C3492">
            <w:pPr>
              <w:pStyle w:val="NoSpacing"/>
              <w:rPr>
                <w:b/>
                <w:sz w:val="18"/>
                <w:szCs w:val="18"/>
                <w:lang w:eastAsia="en-ZA"/>
              </w:rPr>
            </w:pPr>
            <w:r w:rsidRPr="0028552F">
              <w:rPr>
                <w:b/>
                <w:sz w:val="18"/>
                <w:szCs w:val="18"/>
                <w:lang w:eastAsia="en-ZA"/>
              </w:rPr>
              <w:t>2040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CFBEC8" w14:textId="77777777" w:rsidR="0028552F" w:rsidRPr="0028552F" w:rsidRDefault="0028552F" w:rsidP="007C3492">
            <w:pPr>
              <w:pStyle w:val="NoSpacing"/>
              <w:rPr>
                <w:b/>
                <w:sz w:val="18"/>
                <w:szCs w:val="18"/>
                <w:lang w:eastAsia="en-ZA"/>
              </w:rPr>
            </w:pPr>
            <w:r w:rsidRPr="0028552F">
              <w:rPr>
                <w:b/>
                <w:sz w:val="18"/>
                <w:szCs w:val="18"/>
                <w:lang w:eastAsia="en-ZA"/>
              </w:rPr>
              <w:t>2050</w:t>
            </w:r>
          </w:p>
        </w:tc>
      </w:tr>
      <w:tr w:rsidR="0028552F" w:rsidRPr="0028552F" w14:paraId="34F833E3" w14:textId="77777777" w:rsidTr="007C3492">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862B530" w14:textId="77777777" w:rsidR="0028552F" w:rsidRPr="0028552F" w:rsidRDefault="0028552F" w:rsidP="007C3492">
            <w:pPr>
              <w:pStyle w:val="NoSpacing"/>
              <w:rPr>
                <w:sz w:val="18"/>
                <w:szCs w:val="18"/>
                <w:lang w:eastAsia="en-ZA"/>
              </w:rPr>
            </w:pPr>
            <w:r w:rsidRPr="0028552F">
              <w:rPr>
                <w:sz w:val="18"/>
                <w:szCs w:val="18"/>
                <w:lang w:eastAsia="en-ZA"/>
              </w:rPr>
              <w:t>Low Income</w:t>
            </w:r>
          </w:p>
        </w:tc>
        <w:tc>
          <w:tcPr>
            <w:tcW w:w="960" w:type="dxa"/>
            <w:tcBorders>
              <w:top w:val="nil"/>
              <w:left w:val="nil"/>
              <w:bottom w:val="single" w:sz="4" w:space="0" w:color="auto"/>
              <w:right w:val="single" w:sz="4" w:space="0" w:color="auto"/>
            </w:tcBorders>
            <w:shd w:val="clear" w:color="auto" w:fill="auto"/>
            <w:noWrap/>
            <w:vAlign w:val="bottom"/>
            <w:hideMark/>
          </w:tcPr>
          <w:p w14:paraId="5DCDCA8D" w14:textId="77777777" w:rsidR="0028552F" w:rsidRPr="0028552F" w:rsidRDefault="0028552F" w:rsidP="007C3492">
            <w:pPr>
              <w:pStyle w:val="NoSpacing"/>
              <w:rPr>
                <w:sz w:val="18"/>
                <w:szCs w:val="18"/>
                <w:lang w:eastAsia="en-ZA"/>
              </w:rPr>
            </w:pPr>
            <w:r w:rsidRPr="0028552F">
              <w:rPr>
                <w:sz w:val="18"/>
                <w:szCs w:val="18"/>
                <w:lang w:eastAsia="en-ZA"/>
              </w:rPr>
              <w:t>71%</w:t>
            </w:r>
          </w:p>
        </w:tc>
        <w:tc>
          <w:tcPr>
            <w:tcW w:w="960" w:type="dxa"/>
            <w:tcBorders>
              <w:top w:val="nil"/>
              <w:left w:val="nil"/>
              <w:bottom w:val="single" w:sz="4" w:space="0" w:color="auto"/>
              <w:right w:val="single" w:sz="4" w:space="0" w:color="auto"/>
            </w:tcBorders>
            <w:shd w:val="clear" w:color="auto" w:fill="auto"/>
            <w:noWrap/>
            <w:vAlign w:val="bottom"/>
            <w:hideMark/>
          </w:tcPr>
          <w:p w14:paraId="3AE07471" w14:textId="77777777" w:rsidR="0028552F" w:rsidRPr="0028552F" w:rsidRDefault="0028552F" w:rsidP="007C3492">
            <w:pPr>
              <w:pStyle w:val="NoSpacing"/>
              <w:rPr>
                <w:sz w:val="18"/>
                <w:szCs w:val="18"/>
                <w:lang w:eastAsia="en-ZA"/>
              </w:rPr>
            </w:pPr>
            <w:r w:rsidRPr="0028552F">
              <w:rPr>
                <w:sz w:val="18"/>
                <w:szCs w:val="18"/>
                <w:lang w:eastAsia="en-ZA"/>
              </w:rPr>
              <w:t>80%</w:t>
            </w:r>
          </w:p>
        </w:tc>
        <w:tc>
          <w:tcPr>
            <w:tcW w:w="960" w:type="dxa"/>
            <w:tcBorders>
              <w:top w:val="nil"/>
              <w:left w:val="nil"/>
              <w:bottom w:val="single" w:sz="4" w:space="0" w:color="auto"/>
              <w:right w:val="single" w:sz="4" w:space="0" w:color="auto"/>
            </w:tcBorders>
            <w:shd w:val="clear" w:color="auto" w:fill="auto"/>
            <w:noWrap/>
            <w:vAlign w:val="bottom"/>
            <w:hideMark/>
          </w:tcPr>
          <w:p w14:paraId="4FDFD822" w14:textId="77777777" w:rsidR="0028552F" w:rsidRPr="0028552F" w:rsidRDefault="0028552F" w:rsidP="007C3492">
            <w:pPr>
              <w:pStyle w:val="NoSpacing"/>
              <w:rPr>
                <w:sz w:val="18"/>
                <w:szCs w:val="18"/>
                <w:lang w:eastAsia="en-ZA"/>
              </w:rPr>
            </w:pPr>
            <w:r w:rsidRPr="0028552F">
              <w:rPr>
                <w:sz w:val="18"/>
                <w:szCs w:val="18"/>
                <w:lang w:eastAsia="en-ZA"/>
              </w:rPr>
              <w:t>85%</w:t>
            </w:r>
          </w:p>
        </w:tc>
        <w:tc>
          <w:tcPr>
            <w:tcW w:w="960" w:type="dxa"/>
            <w:tcBorders>
              <w:top w:val="nil"/>
              <w:left w:val="nil"/>
              <w:bottom w:val="single" w:sz="4" w:space="0" w:color="auto"/>
              <w:right w:val="single" w:sz="4" w:space="0" w:color="auto"/>
            </w:tcBorders>
            <w:shd w:val="clear" w:color="auto" w:fill="auto"/>
            <w:noWrap/>
            <w:vAlign w:val="bottom"/>
            <w:hideMark/>
          </w:tcPr>
          <w:p w14:paraId="59737C52" w14:textId="77777777" w:rsidR="0028552F" w:rsidRPr="0028552F" w:rsidRDefault="0028552F" w:rsidP="007C3492">
            <w:pPr>
              <w:pStyle w:val="NoSpacing"/>
              <w:rPr>
                <w:sz w:val="18"/>
                <w:szCs w:val="18"/>
                <w:lang w:eastAsia="en-ZA"/>
              </w:rPr>
            </w:pPr>
            <w:r w:rsidRPr="0028552F">
              <w:rPr>
                <w:sz w:val="18"/>
                <w:szCs w:val="18"/>
                <w:lang w:eastAsia="en-ZA"/>
              </w:rPr>
              <w:t>90%</w:t>
            </w:r>
          </w:p>
        </w:tc>
        <w:tc>
          <w:tcPr>
            <w:tcW w:w="960" w:type="dxa"/>
            <w:tcBorders>
              <w:top w:val="nil"/>
              <w:left w:val="nil"/>
              <w:bottom w:val="single" w:sz="4" w:space="0" w:color="auto"/>
              <w:right w:val="single" w:sz="4" w:space="0" w:color="auto"/>
            </w:tcBorders>
            <w:shd w:val="clear" w:color="auto" w:fill="auto"/>
            <w:noWrap/>
            <w:vAlign w:val="bottom"/>
            <w:hideMark/>
          </w:tcPr>
          <w:p w14:paraId="3E754C2D" w14:textId="77777777" w:rsidR="0028552F" w:rsidRPr="0028552F" w:rsidRDefault="0028552F" w:rsidP="007C3492">
            <w:pPr>
              <w:pStyle w:val="NoSpacing"/>
              <w:rPr>
                <w:sz w:val="18"/>
                <w:szCs w:val="18"/>
                <w:lang w:eastAsia="en-ZA"/>
              </w:rPr>
            </w:pPr>
            <w:r w:rsidRPr="0028552F">
              <w:rPr>
                <w:sz w:val="18"/>
                <w:szCs w:val="18"/>
                <w:lang w:eastAsia="en-ZA"/>
              </w:rPr>
              <w:t>95%</w:t>
            </w:r>
          </w:p>
        </w:tc>
      </w:tr>
      <w:tr w:rsidR="0028552F" w:rsidRPr="0028552F" w14:paraId="546EFB8A" w14:textId="77777777" w:rsidTr="007C3492">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0EB67A1" w14:textId="77777777" w:rsidR="0028552F" w:rsidRPr="0028552F" w:rsidRDefault="0028552F" w:rsidP="007C3492">
            <w:pPr>
              <w:pStyle w:val="NoSpacing"/>
              <w:rPr>
                <w:sz w:val="18"/>
                <w:szCs w:val="18"/>
                <w:lang w:eastAsia="en-ZA"/>
              </w:rPr>
            </w:pPr>
            <w:r w:rsidRPr="0028552F">
              <w:rPr>
                <w:sz w:val="18"/>
                <w:szCs w:val="18"/>
                <w:lang w:eastAsia="en-ZA"/>
              </w:rPr>
              <w:t>Middle Income</w:t>
            </w:r>
          </w:p>
        </w:tc>
        <w:tc>
          <w:tcPr>
            <w:tcW w:w="960" w:type="dxa"/>
            <w:tcBorders>
              <w:top w:val="nil"/>
              <w:left w:val="nil"/>
              <w:bottom w:val="single" w:sz="4" w:space="0" w:color="auto"/>
              <w:right w:val="single" w:sz="4" w:space="0" w:color="auto"/>
            </w:tcBorders>
            <w:shd w:val="clear" w:color="auto" w:fill="auto"/>
            <w:noWrap/>
            <w:vAlign w:val="bottom"/>
            <w:hideMark/>
          </w:tcPr>
          <w:p w14:paraId="51F34EFF" w14:textId="77777777" w:rsidR="0028552F" w:rsidRPr="0028552F" w:rsidRDefault="0028552F" w:rsidP="007C3492">
            <w:pPr>
              <w:pStyle w:val="NoSpacing"/>
              <w:rPr>
                <w:sz w:val="18"/>
                <w:szCs w:val="18"/>
                <w:lang w:eastAsia="en-ZA"/>
              </w:rPr>
            </w:pPr>
            <w:r w:rsidRPr="0028552F">
              <w:rPr>
                <w:sz w:val="18"/>
                <w:szCs w:val="18"/>
                <w:lang w:eastAsia="en-ZA"/>
              </w:rPr>
              <w:t>83%</w:t>
            </w:r>
          </w:p>
        </w:tc>
        <w:tc>
          <w:tcPr>
            <w:tcW w:w="960" w:type="dxa"/>
            <w:tcBorders>
              <w:top w:val="nil"/>
              <w:left w:val="nil"/>
              <w:bottom w:val="single" w:sz="4" w:space="0" w:color="auto"/>
              <w:right w:val="single" w:sz="4" w:space="0" w:color="auto"/>
            </w:tcBorders>
            <w:shd w:val="clear" w:color="auto" w:fill="auto"/>
            <w:noWrap/>
            <w:vAlign w:val="bottom"/>
            <w:hideMark/>
          </w:tcPr>
          <w:p w14:paraId="7E2A7FB9" w14:textId="77777777" w:rsidR="0028552F" w:rsidRPr="0028552F" w:rsidRDefault="0028552F" w:rsidP="007C3492">
            <w:pPr>
              <w:pStyle w:val="NoSpacing"/>
              <w:rPr>
                <w:sz w:val="18"/>
                <w:szCs w:val="18"/>
                <w:lang w:eastAsia="en-ZA"/>
              </w:rPr>
            </w:pPr>
            <w:r w:rsidRPr="0028552F">
              <w:rPr>
                <w:sz w:val="18"/>
                <w:szCs w:val="18"/>
                <w:lang w:eastAsia="en-ZA"/>
              </w:rPr>
              <w:t>90%</w:t>
            </w:r>
          </w:p>
        </w:tc>
        <w:tc>
          <w:tcPr>
            <w:tcW w:w="960" w:type="dxa"/>
            <w:tcBorders>
              <w:top w:val="nil"/>
              <w:left w:val="nil"/>
              <w:bottom w:val="single" w:sz="4" w:space="0" w:color="auto"/>
              <w:right w:val="single" w:sz="4" w:space="0" w:color="auto"/>
            </w:tcBorders>
            <w:shd w:val="clear" w:color="auto" w:fill="auto"/>
            <w:noWrap/>
            <w:vAlign w:val="bottom"/>
            <w:hideMark/>
          </w:tcPr>
          <w:p w14:paraId="3F72DC69" w14:textId="77777777" w:rsidR="0028552F" w:rsidRPr="0028552F" w:rsidRDefault="0028552F" w:rsidP="007C3492">
            <w:pPr>
              <w:pStyle w:val="NoSpacing"/>
              <w:rPr>
                <w:sz w:val="18"/>
                <w:szCs w:val="18"/>
                <w:lang w:eastAsia="en-ZA"/>
              </w:rPr>
            </w:pPr>
            <w:r w:rsidRPr="0028552F">
              <w:rPr>
                <w:sz w:val="18"/>
                <w:szCs w:val="18"/>
                <w:lang w:eastAsia="en-ZA"/>
              </w:rPr>
              <w:t>95%</w:t>
            </w:r>
          </w:p>
        </w:tc>
        <w:tc>
          <w:tcPr>
            <w:tcW w:w="960" w:type="dxa"/>
            <w:tcBorders>
              <w:top w:val="nil"/>
              <w:left w:val="nil"/>
              <w:bottom w:val="single" w:sz="4" w:space="0" w:color="auto"/>
              <w:right w:val="single" w:sz="4" w:space="0" w:color="auto"/>
            </w:tcBorders>
            <w:shd w:val="clear" w:color="auto" w:fill="auto"/>
            <w:noWrap/>
            <w:vAlign w:val="bottom"/>
            <w:hideMark/>
          </w:tcPr>
          <w:p w14:paraId="347E79E4" w14:textId="77777777" w:rsidR="0028552F" w:rsidRPr="0028552F" w:rsidRDefault="0028552F" w:rsidP="007C3492">
            <w:pPr>
              <w:pStyle w:val="NoSpacing"/>
              <w:rPr>
                <w:sz w:val="18"/>
                <w:szCs w:val="18"/>
                <w:lang w:eastAsia="en-ZA"/>
              </w:rPr>
            </w:pPr>
            <w:r w:rsidRPr="0028552F">
              <w:rPr>
                <w:sz w:val="18"/>
                <w:szCs w:val="18"/>
                <w:lang w:eastAsia="en-ZA"/>
              </w:rPr>
              <w:t>95%</w:t>
            </w:r>
          </w:p>
        </w:tc>
        <w:tc>
          <w:tcPr>
            <w:tcW w:w="960" w:type="dxa"/>
            <w:tcBorders>
              <w:top w:val="nil"/>
              <w:left w:val="nil"/>
              <w:bottom w:val="single" w:sz="4" w:space="0" w:color="auto"/>
              <w:right w:val="single" w:sz="4" w:space="0" w:color="auto"/>
            </w:tcBorders>
            <w:shd w:val="clear" w:color="auto" w:fill="auto"/>
            <w:noWrap/>
            <w:vAlign w:val="bottom"/>
            <w:hideMark/>
          </w:tcPr>
          <w:p w14:paraId="7317002F" w14:textId="77777777" w:rsidR="0028552F" w:rsidRPr="0028552F" w:rsidRDefault="0028552F" w:rsidP="007C3492">
            <w:pPr>
              <w:pStyle w:val="NoSpacing"/>
              <w:rPr>
                <w:sz w:val="18"/>
                <w:szCs w:val="18"/>
                <w:lang w:eastAsia="en-ZA"/>
              </w:rPr>
            </w:pPr>
            <w:r w:rsidRPr="0028552F">
              <w:rPr>
                <w:sz w:val="18"/>
                <w:szCs w:val="18"/>
                <w:lang w:eastAsia="en-ZA"/>
              </w:rPr>
              <w:t>100%</w:t>
            </w:r>
          </w:p>
        </w:tc>
      </w:tr>
      <w:tr w:rsidR="0028552F" w:rsidRPr="0028552F" w14:paraId="798C39BB" w14:textId="77777777" w:rsidTr="007C3492">
        <w:trPr>
          <w:trHeight w:val="300"/>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0B4CFB3" w14:textId="77777777" w:rsidR="0028552F" w:rsidRPr="0028552F" w:rsidRDefault="0028552F" w:rsidP="007C3492">
            <w:pPr>
              <w:pStyle w:val="NoSpacing"/>
              <w:rPr>
                <w:sz w:val="18"/>
                <w:szCs w:val="18"/>
                <w:lang w:eastAsia="en-ZA"/>
              </w:rPr>
            </w:pPr>
            <w:r w:rsidRPr="0028552F">
              <w:rPr>
                <w:sz w:val="18"/>
                <w:szCs w:val="18"/>
                <w:lang w:eastAsia="en-ZA"/>
              </w:rPr>
              <w:t>Overall Electrification</w:t>
            </w:r>
          </w:p>
        </w:tc>
        <w:tc>
          <w:tcPr>
            <w:tcW w:w="960" w:type="dxa"/>
            <w:tcBorders>
              <w:top w:val="nil"/>
              <w:left w:val="nil"/>
              <w:bottom w:val="single" w:sz="4" w:space="0" w:color="auto"/>
              <w:right w:val="single" w:sz="4" w:space="0" w:color="auto"/>
            </w:tcBorders>
            <w:shd w:val="clear" w:color="auto" w:fill="auto"/>
            <w:noWrap/>
            <w:vAlign w:val="bottom"/>
            <w:hideMark/>
          </w:tcPr>
          <w:p w14:paraId="7390D573" w14:textId="77777777" w:rsidR="0028552F" w:rsidRPr="0028552F" w:rsidRDefault="0028552F" w:rsidP="007C3492">
            <w:pPr>
              <w:pStyle w:val="NoSpacing"/>
              <w:rPr>
                <w:sz w:val="18"/>
                <w:szCs w:val="18"/>
                <w:lang w:eastAsia="en-ZA"/>
              </w:rPr>
            </w:pPr>
            <w:r w:rsidRPr="0028552F">
              <w:rPr>
                <w:sz w:val="18"/>
                <w:szCs w:val="18"/>
                <w:lang w:eastAsia="en-ZA"/>
              </w:rPr>
              <w:t>81%</w:t>
            </w:r>
          </w:p>
        </w:tc>
        <w:tc>
          <w:tcPr>
            <w:tcW w:w="960" w:type="dxa"/>
            <w:tcBorders>
              <w:top w:val="nil"/>
              <w:left w:val="nil"/>
              <w:bottom w:val="single" w:sz="4" w:space="0" w:color="auto"/>
              <w:right w:val="single" w:sz="4" w:space="0" w:color="auto"/>
            </w:tcBorders>
            <w:shd w:val="clear" w:color="auto" w:fill="auto"/>
            <w:noWrap/>
            <w:vAlign w:val="bottom"/>
            <w:hideMark/>
          </w:tcPr>
          <w:p w14:paraId="16598B4D" w14:textId="77777777" w:rsidR="0028552F" w:rsidRPr="0028552F" w:rsidRDefault="0028552F" w:rsidP="007C3492">
            <w:pPr>
              <w:pStyle w:val="NoSpacing"/>
              <w:rPr>
                <w:sz w:val="18"/>
                <w:szCs w:val="18"/>
                <w:lang w:eastAsia="en-ZA"/>
              </w:rPr>
            </w:pPr>
            <w:r w:rsidRPr="0028552F">
              <w:rPr>
                <w:sz w:val="18"/>
                <w:szCs w:val="18"/>
                <w:lang w:eastAsia="en-ZA"/>
              </w:rPr>
              <w:t>90%</w:t>
            </w:r>
          </w:p>
        </w:tc>
        <w:tc>
          <w:tcPr>
            <w:tcW w:w="960" w:type="dxa"/>
            <w:tcBorders>
              <w:top w:val="nil"/>
              <w:left w:val="nil"/>
              <w:bottom w:val="single" w:sz="4" w:space="0" w:color="auto"/>
              <w:right w:val="single" w:sz="4" w:space="0" w:color="auto"/>
            </w:tcBorders>
            <w:shd w:val="clear" w:color="auto" w:fill="auto"/>
            <w:noWrap/>
            <w:vAlign w:val="bottom"/>
            <w:hideMark/>
          </w:tcPr>
          <w:p w14:paraId="0441B975" w14:textId="77777777" w:rsidR="0028552F" w:rsidRPr="0028552F" w:rsidRDefault="0028552F" w:rsidP="007C3492">
            <w:pPr>
              <w:pStyle w:val="NoSpacing"/>
              <w:rPr>
                <w:sz w:val="18"/>
                <w:szCs w:val="18"/>
                <w:lang w:eastAsia="en-ZA"/>
              </w:rPr>
            </w:pPr>
            <w:r w:rsidRPr="0028552F">
              <w:rPr>
                <w:sz w:val="18"/>
                <w:szCs w:val="18"/>
                <w:lang w:eastAsia="en-ZA"/>
              </w:rPr>
              <w:t>95%</w:t>
            </w:r>
          </w:p>
        </w:tc>
        <w:tc>
          <w:tcPr>
            <w:tcW w:w="960" w:type="dxa"/>
            <w:tcBorders>
              <w:top w:val="nil"/>
              <w:left w:val="nil"/>
              <w:bottom w:val="single" w:sz="4" w:space="0" w:color="auto"/>
              <w:right w:val="single" w:sz="4" w:space="0" w:color="auto"/>
            </w:tcBorders>
            <w:shd w:val="clear" w:color="auto" w:fill="auto"/>
            <w:noWrap/>
            <w:vAlign w:val="bottom"/>
            <w:hideMark/>
          </w:tcPr>
          <w:p w14:paraId="68745E9F" w14:textId="77777777" w:rsidR="0028552F" w:rsidRPr="0028552F" w:rsidRDefault="0028552F" w:rsidP="007C3492">
            <w:pPr>
              <w:pStyle w:val="NoSpacing"/>
              <w:rPr>
                <w:sz w:val="18"/>
                <w:szCs w:val="18"/>
                <w:lang w:eastAsia="en-ZA"/>
              </w:rPr>
            </w:pPr>
            <w:r w:rsidRPr="0028552F">
              <w:rPr>
                <w:sz w:val="18"/>
                <w:szCs w:val="18"/>
                <w:lang w:eastAsia="en-ZA"/>
              </w:rPr>
              <w:t>97%</w:t>
            </w:r>
          </w:p>
        </w:tc>
        <w:tc>
          <w:tcPr>
            <w:tcW w:w="960" w:type="dxa"/>
            <w:tcBorders>
              <w:top w:val="nil"/>
              <w:left w:val="nil"/>
              <w:bottom w:val="single" w:sz="4" w:space="0" w:color="auto"/>
              <w:right w:val="single" w:sz="4" w:space="0" w:color="auto"/>
            </w:tcBorders>
            <w:shd w:val="clear" w:color="auto" w:fill="auto"/>
            <w:noWrap/>
            <w:vAlign w:val="bottom"/>
            <w:hideMark/>
          </w:tcPr>
          <w:p w14:paraId="535EDE8A" w14:textId="77777777" w:rsidR="0028552F" w:rsidRPr="0028552F" w:rsidRDefault="0028552F" w:rsidP="007C3492">
            <w:pPr>
              <w:pStyle w:val="NoSpacing"/>
              <w:rPr>
                <w:sz w:val="18"/>
                <w:szCs w:val="18"/>
                <w:lang w:eastAsia="en-ZA"/>
              </w:rPr>
            </w:pPr>
            <w:r w:rsidRPr="0028552F">
              <w:rPr>
                <w:sz w:val="18"/>
                <w:szCs w:val="18"/>
                <w:lang w:eastAsia="en-ZA"/>
              </w:rPr>
              <w:t>100%</w:t>
            </w:r>
          </w:p>
        </w:tc>
      </w:tr>
    </w:tbl>
    <w:p w14:paraId="3FDF29AE" w14:textId="77777777" w:rsidR="0028552F" w:rsidRPr="006A15AC" w:rsidRDefault="0028552F" w:rsidP="0028552F">
      <w:pPr>
        <w:rPr>
          <w:lang w:val="uz-Cyrl-UZ"/>
        </w:rPr>
      </w:pPr>
    </w:p>
    <w:p w14:paraId="7CC2AB57" w14:textId="1D88FC77" w:rsidR="003B79F0" w:rsidRDefault="00E13318" w:rsidP="00B12E5A">
      <w:r w:rsidRPr="00E47AED">
        <w:t xml:space="preserve">Changes in </w:t>
      </w:r>
      <w:r w:rsidR="00AD556B" w:rsidRPr="00E47AED">
        <w:t xml:space="preserve">demand </w:t>
      </w:r>
      <w:r w:rsidRPr="00E47AED">
        <w:t xml:space="preserve">occur as households shift groups, or through exogenous responses to sector market shifts. </w:t>
      </w:r>
      <w:r w:rsidR="0063582C">
        <w:t xml:space="preserve">Useful energy demand remains the same in the lower two income groups where median income is held constant, but in the highest income group the median income can change and the demand for useful energy services is linked to </w:t>
      </w:r>
      <w:r w:rsidR="0014544E">
        <w:t>income</w:t>
      </w:r>
      <w:r w:rsidR="0063582C">
        <w:t xml:space="preserve"> using elasticities. </w:t>
      </w:r>
      <w:r w:rsidRPr="00E47AED">
        <w:t xml:space="preserve">By disaggregating households </w:t>
      </w:r>
      <w:r w:rsidR="004B277C" w:rsidRPr="00E47AED">
        <w:t xml:space="preserve">according to their income and electrification status, </w:t>
      </w:r>
      <w:r w:rsidRPr="00E47AED">
        <w:t>the mode</w:t>
      </w:r>
      <w:r w:rsidR="00B12E5A" w:rsidRPr="00E47AED">
        <w:t>l can incorporate and react to p</w:t>
      </w:r>
      <w:r w:rsidRPr="00E47AED">
        <w:t>olicy interventions which target certain households (i.e. an increase in residential electricity tariff for high energy consumers)</w:t>
      </w:r>
      <w:r w:rsidR="00B12E5A" w:rsidRPr="00E47AED">
        <w:t xml:space="preserve"> as well as m</w:t>
      </w:r>
      <w:r w:rsidRPr="00E47AED">
        <w:t>itigation actions relevant to a specific household group</w:t>
      </w:r>
      <w:r w:rsidR="00B12E5A" w:rsidRPr="00E47AED">
        <w:t>s</w:t>
      </w:r>
      <w:r w:rsidRPr="00E47AED">
        <w:t xml:space="preserve"> (i.e. a solar hot water heating programme on low income households)</w:t>
      </w:r>
      <w:r w:rsidR="005500A7" w:rsidRPr="00E47AED">
        <w:t xml:space="preserve">. </w:t>
      </w:r>
    </w:p>
    <w:p w14:paraId="58E2FE3F" w14:textId="641EB35F" w:rsidR="004B277C" w:rsidRDefault="004B277C" w:rsidP="004B277C">
      <w:r>
        <w:t>The splitting of households into</w:t>
      </w:r>
      <w:r w:rsidR="005500A7">
        <w:t xml:space="preserve"> </w:t>
      </w:r>
      <w:r>
        <w:t xml:space="preserve">income bands is largely governed by appliance ownership, </w:t>
      </w:r>
      <w:r w:rsidRPr="00A4660B">
        <w:t>(Beute, 2010), (Dekenah, 2010) (Gertler, Shelef, Wolfram, &amp; Fuchs, 2012).</w:t>
      </w:r>
      <w:r>
        <w:t xml:space="preserve"> National surveys are the primary source of data for the split </w:t>
      </w:r>
      <w:r w:rsidR="005500A7">
        <w:t>(</w:t>
      </w:r>
      <w:r>
        <w:t>IES and Census or community survey</w:t>
      </w:r>
      <w:r w:rsidR="005500A7">
        <w:t>)</w:t>
      </w:r>
      <w:r>
        <w:t>. The base year calibration</w:t>
      </w:r>
      <w:r w:rsidR="005500A7">
        <w:t>, in terms</w:t>
      </w:r>
      <w:r w:rsidR="00CF26C9">
        <w:t xml:space="preserve"> of fuel use and energy service demands</w:t>
      </w:r>
      <w:r w:rsidR="005500A7">
        <w:t>,</w:t>
      </w:r>
      <w:r>
        <w:t xml:space="preserve"> </w:t>
      </w:r>
      <w:r w:rsidR="00CF26C9">
        <w:t xml:space="preserve">relies on </w:t>
      </w:r>
      <w:r>
        <w:t>a combination of large national surveys that match income group</w:t>
      </w:r>
      <w:r w:rsidRPr="002A4471">
        <w:t xml:space="preserve"> </w:t>
      </w:r>
      <w:r>
        <w:t>to fuel use for lighting, heating</w:t>
      </w:r>
      <w:r w:rsidR="00B12E5A">
        <w:t>,</w:t>
      </w:r>
      <w:r>
        <w:t xml:space="preserve"> and cooking</w:t>
      </w:r>
      <w:r w:rsidR="00CF26C9">
        <w:t xml:space="preserve"> and</w:t>
      </w:r>
      <w:r>
        <w:t xml:space="preserve"> capture appliance ownership (SWh, TV) etc, and bottom up surveys, which can be large or small scale </w:t>
      </w:r>
      <w:r w:rsidR="00CF26C9">
        <w:t xml:space="preserve">and </w:t>
      </w:r>
      <w:r>
        <w:t xml:space="preserve">capture user behaviours or tie quantities of energy to </w:t>
      </w:r>
      <w:r w:rsidR="00CF26C9">
        <w:t>energy services</w:t>
      </w:r>
      <w:r>
        <w:t xml:space="preserve"> that can be matched to the income groups. </w:t>
      </w:r>
      <w:r w:rsidR="00B12E5A">
        <w:t>The demand for energy services in each group is</w:t>
      </w:r>
      <w:r>
        <w:t xml:space="preserve"> therefore </w:t>
      </w:r>
      <w:r w:rsidR="00B12E5A">
        <w:t xml:space="preserve">an </w:t>
      </w:r>
      <w:r>
        <w:t>indicative</w:t>
      </w:r>
      <w:r w:rsidR="00B12E5A">
        <w:t xml:space="preserve"> estimate</w:t>
      </w:r>
      <w:r w:rsidR="00CF26C9">
        <w:t xml:space="preserve"> and</w:t>
      </w:r>
      <w:r>
        <w:t xml:space="preserve"> </w:t>
      </w:r>
      <w:r w:rsidR="00CF26C9">
        <w:t>t</w:t>
      </w:r>
      <w:r w:rsidR="004E09B6">
        <w:t>he representation of the sector in further detail is limited by data availability.</w:t>
      </w:r>
    </w:p>
    <w:p w14:paraId="253DD61E" w14:textId="26FE21A3" w:rsidR="00B01237" w:rsidRPr="004E09B6" w:rsidRDefault="00B01237" w:rsidP="00640A0E">
      <w:r>
        <w:t>The base year</w:t>
      </w:r>
      <w:r w:rsidRPr="004E09B6">
        <w:t xml:space="preserve"> calibration</w:t>
      </w:r>
      <w:r>
        <w:t xml:space="preserve"> of </w:t>
      </w:r>
      <w:r w:rsidR="00B74142">
        <w:t>UE</w:t>
      </w:r>
      <w:r>
        <w:t xml:space="preserve"> attributed to each household group</w:t>
      </w:r>
      <w:r w:rsidRPr="004E09B6">
        <w:t xml:space="preserve"> </w:t>
      </w:r>
      <w:r>
        <w:t>is calculated as follows:</w:t>
      </w:r>
    </w:p>
    <w:p w14:paraId="504BFDC9" w14:textId="77777777" w:rsidR="00B01237" w:rsidRPr="004E09B6" w:rsidRDefault="00B01237" w:rsidP="00B01237">
      <w:pPr>
        <w:ind w:left="720"/>
        <w:rPr>
          <w:b/>
          <w:sz w:val="32"/>
          <w:szCs w:val="28"/>
          <w:vertAlign w:val="subscript"/>
        </w:rPr>
      </w:pPr>
      <w:r w:rsidRPr="004E09B6">
        <w:rPr>
          <w:b/>
        </w:rPr>
        <w:t>U</w:t>
      </w:r>
      <w:r w:rsidRPr="004E09B6">
        <w:rPr>
          <w:b/>
          <w:sz w:val="32"/>
          <w:szCs w:val="28"/>
          <w:vertAlign w:val="subscript"/>
        </w:rPr>
        <w:t>ijn</w:t>
      </w:r>
      <w:r w:rsidRPr="004E09B6">
        <w:rPr>
          <w:b/>
          <w:sz w:val="32"/>
          <w:szCs w:val="28"/>
        </w:rPr>
        <w:t xml:space="preserve">  </w:t>
      </w:r>
      <w:r w:rsidRPr="004E09B6">
        <w:rPr>
          <w:b/>
        </w:rPr>
        <w:t>=</w:t>
      </w:r>
      <w:r w:rsidRPr="004E09B6">
        <w:rPr>
          <w:b/>
        </w:rPr>
        <w:tab/>
      </w:r>
      <w:r w:rsidRPr="004E09B6">
        <w:rPr>
          <w:b/>
          <w:lang w:val="en-US"/>
        </w:rPr>
        <w:t xml:space="preserve"> </w:t>
      </w:r>
      <w:r w:rsidRPr="004E09B6">
        <w:rPr>
          <w:b/>
        </w:rPr>
        <w:t xml:space="preserve"> EI</w:t>
      </w:r>
      <w:r w:rsidRPr="004E09B6">
        <w:rPr>
          <w:b/>
          <w:sz w:val="32"/>
          <w:szCs w:val="28"/>
          <w:vertAlign w:val="subscript"/>
        </w:rPr>
        <w:t xml:space="preserve">ijn </w:t>
      </w:r>
      <w:r w:rsidRPr="004E09B6">
        <w:rPr>
          <w:rFonts w:ascii="Arial" w:hAnsi="Arial" w:cs="Arial"/>
          <w:b/>
        </w:rPr>
        <w:t>X</w:t>
      </w:r>
      <w:r w:rsidRPr="004E09B6">
        <w:rPr>
          <w:b/>
        </w:rPr>
        <w:t xml:space="preserve"> </w:t>
      </w:r>
      <w:r>
        <w:rPr>
          <w:b/>
        </w:rPr>
        <w:t>H</w:t>
      </w:r>
      <w:r w:rsidRPr="004E09B6">
        <w:rPr>
          <w:b/>
          <w:sz w:val="32"/>
          <w:szCs w:val="28"/>
          <w:vertAlign w:val="subscript"/>
        </w:rPr>
        <w:t>in</w:t>
      </w:r>
    </w:p>
    <w:p w14:paraId="055EE9D9" w14:textId="28F001C6" w:rsidR="00B01237" w:rsidRDefault="00B01237" w:rsidP="00B01237">
      <w:pPr>
        <w:tabs>
          <w:tab w:val="left" w:pos="567"/>
          <w:tab w:val="left" w:pos="851"/>
        </w:tabs>
      </w:pPr>
      <w:r>
        <w:t xml:space="preserve">Where </w:t>
      </w:r>
      <w:r w:rsidRPr="004E09B6">
        <w:rPr>
          <w:b/>
        </w:rPr>
        <w:t>U</w:t>
      </w:r>
      <w:r>
        <w:rPr>
          <w:b/>
          <w:sz w:val="32"/>
          <w:szCs w:val="28"/>
          <w:vertAlign w:val="subscript"/>
        </w:rPr>
        <w:t xml:space="preserve">ijn </w:t>
      </w:r>
      <w:r>
        <w:t>is the u</w:t>
      </w:r>
      <w:r w:rsidRPr="00A4660B">
        <w:t>seful energy demand for income</w:t>
      </w:r>
      <w:r>
        <w:t xml:space="preserve"> group i using energy service j </w:t>
      </w:r>
      <w:r w:rsidRPr="00A4660B">
        <w:t>in year n (GJ)</w:t>
      </w:r>
      <w:r>
        <w:t xml:space="preserve">, </w:t>
      </w:r>
      <w:r w:rsidRPr="004E09B6">
        <w:rPr>
          <w:b/>
        </w:rPr>
        <w:t>EI</w:t>
      </w:r>
      <w:r w:rsidRPr="004E09B6">
        <w:rPr>
          <w:b/>
          <w:sz w:val="32"/>
          <w:szCs w:val="28"/>
          <w:vertAlign w:val="subscript"/>
        </w:rPr>
        <w:t xml:space="preserve">ijn </w:t>
      </w:r>
      <w:r w:rsidRPr="004E09B6">
        <w:t xml:space="preserve">is the </w:t>
      </w:r>
      <w:r>
        <w:t>e</w:t>
      </w:r>
      <w:r w:rsidRPr="00A4660B">
        <w:t xml:space="preserve">nergy Intensity </w:t>
      </w:r>
      <w:r>
        <w:t xml:space="preserve">for income group i using energy </w:t>
      </w:r>
      <w:r w:rsidRPr="00A4660B">
        <w:t xml:space="preserve">service j in year n (GJ/per </w:t>
      </w:r>
      <w:r>
        <w:t>household</w:t>
      </w:r>
      <w:r w:rsidRPr="00A4660B">
        <w:t>/year)</w:t>
      </w:r>
      <w:r>
        <w:t xml:space="preserve"> and </w:t>
      </w:r>
      <w:r>
        <w:rPr>
          <w:b/>
        </w:rPr>
        <w:t>H</w:t>
      </w:r>
      <w:r w:rsidRPr="004E09B6">
        <w:rPr>
          <w:b/>
          <w:sz w:val="32"/>
          <w:szCs w:val="28"/>
          <w:vertAlign w:val="subscript"/>
        </w:rPr>
        <w:t>in</w:t>
      </w:r>
      <w:r>
        <w:rPr>
          <w:b/>
          <w:sz w:val="32"/>
          <w:szCs w:val="28"/>
        </w:rPr>
        <w:t xml:space="preserve"> </w:t>
      </w:r>
      <w:r w:rsidRPr="004E09B6">
        <w:t>is the</w:t>
      </w:r>
      <w:r>
        <w:t xml:space="preserve"> number of households</w:t>
      </w:r>
      <w:r w:rsidRPr="00A4660B">
        <w:t xml:space="preserve"> i in year n (</w:t>
      </w:r>
      <w:r>
        <w:t>households)</w:t>
      </w:r>
    </w:p>
    <w:p w14:paraId="0793DEC4" w14:textId="009C7AFA" w:rsidR="00BA534D" w:rsidRDefault="00F9066F" w:rsidP="00EC347F">
      <w:pPr>
        <w:pStyle w:val="Heading3"/>
      </w:pPr>
      <w:bookmarkStart w:id="49" w:name="_Toc417982784"/>
      <w:r w:rsidRPr="002676ED">
        <w:t>Transport</w:t>
      </w:r>
      <w:bookmarkEnd w:id="49"/>
    </w:p>
    <w:p w14:paraId="71FC0376" w14:textId="7AA061C9" w:rsidR="00903CE8" w:rsidRDefault="00903CE8" w:rsidP="00CD13E3">
      <w:r>
        <w:t>The transport sector in SATIM includes energy used for passenger and freight transport by road, rail.</w:t>
      </w:r>
      <w:r w:rsidR="001345B5">
        <w:t xml:space="preserve"> </w:t>
      </w:r>
      <w:r w:rsidR="001345B5" w:rsidRPr="001042DA">
        <w:t xml:space="preserve">It also includes </w:t>
      </w:r>
      <w:r w:rsidR="007555FB">
        <w:t xml:space="preserve">energy used in pipeline </w:t>
      </w:r>
      <w:r w:rsidR="007555FB" w:rsidRPr="001042DA">
        <w:t>transf</w:t>
      </w:r>
      <w:r w:rsidR="007555FB">
        <w:t>ers and</w:t>
      </w:r>
      <w:r w:rsidR="001042DA" w:rsidRPr="001042DA">
        <w:t xml:space="preserve"> aviation</w:t>
      </w:r>
      <w:r w:rsidRPr="001042DA">
        <w:t>.</w:t>
      </w:r>
      <w:r>
        <w:t xml:space="preserve"> </w:t>
      </w:r>
      <w:r w:rsidR="001F5442">
        <w:t xml:space="preserve">Energy demand for </w:t>
      </w:r>
      <w:r w:rsidR="007555FB">
        <w:t xml:space="preserve">passenger and freight </w:t>
      </w:r>
      <w:r w:rsidR="001F5442">
        <w:t>transport is dr</w:t>
      </w:r>
      <w:r w:rsidR="00C615D5">
        <w:t>iven primarily by two factors, a</w:t>
      </w:r>
      <w:r w:rsidR="001F5442">
        <w:t>) vehicle-k</w:t>
      </w:r>
      <w:r w:rsidR="00C615D5">
        <w:t>ilometer</w:t>
      </w:r>
      <w:r w:rsidR="00834A45">
        <w:t>s</w:t>
      </w:r>
      <w:r w:rsidR="00C615D5">
        <w:t xml:space="preserve"> travelled and b</w:t>
      </w:r>
      <w:r w:rsidR="001F5442">
        <w:t xml:space="preserve">) the efficiency of travel. </w:t>
      </w:r>
      <w:r w:rsidR="009259FF" w:rsidRPr="00A4660B">
        <w:t>The</w:t>
      </w:r>
      <w:r w:rsidR="009259FF" w:rsidRPr="00A4660B">
        <w:rPr>
          <w:spacing w:val="14"/>
        </w:rPr>
        <w:t xml:space="preserve"> </w:t>
      </w:r>
      <w:r w:rsidR="009259FF" w:rsidRPr="00A4660B">
        <w:t>vehicle</w:t>
      </w:r>
      <w:r w:rsidR="009259FF" w:rsidRPr="00A4660B">
        <w:rPr>
          <w:rFonts w:ascii="Cambria Math" w:hAnsi="Cambria Math" w:cs="Cambria Math"/>
        </w:rPr>
        <w:t>‐</w:t>
      </w:r>
      <w:r w:rsidR="00C615D5" w:rsidRPr="00C615D5">
        <w:t xml:space="preserve"> </w:t>
      </w:r>
      <w:r w:rsidR="00C615D5">
        <w:t xml:space="preserve">kilometers </w:t>
      </w:r>
      <w:r w:rsidR="009259FF" w:rsidRPr="00A4660B">
        <w:t>travelled</w:t>
      </w:r>
      <w:r w:rsidR="009259FF" w:rsidRPr="00A4660B">
        <w:rPr>
          <w:spacing w:val="13"/>
        </w:rPr>
        <w:t xml:space="preserve"> </w:t>
      </w:r>
      <w:r w:rsidR="009259FF" w:rsidRPr="00A4660B">
        <w:t>are</w:t>
      </w:r>
      <w:r w:rsidR="009259FF" w:rsidRPr="00A4660B">
        <w:rPr>
          <w:spacing w:val="13"/>
        </w:rPr>
        <w:t xml:space="preserve"> </w:t>
      </w:r>
      <w:r w:rsidR="009259FF" w:rsidRPr="00A4660B">
        <w:t>driven</w:t>
      </w:r>
      <w:r w:rsidR="009259FF" w:rsidRPr="00A4660B">
        <w:rPr>
          <w:spacing w:val="13"/>
        </w:rPr>
        <w:t xml:space="preserve"> </w:t>
      </w:r>
      <w:r w:rsidR="009259FF" w:rsidRPr="00A4660B">
        <w:t>by</w:t>
      </w:r>
      <w:r w:rsidR="009259FF" w:rsidRPr="00A4660B">
        <w:rPr>
          <w:spacing w:val="13"/>
        </w:rPr>
        <w:t xml:space="preserve"> </w:t>
      </w:r>
      <w:r w:rsidR="009259FF" w:rsidRPr="00A4660B">
        <w:t>the</w:t>
      </w:r>
      <w:r w:rsidR="009259FF" w:rsidRPr="00A4660B">
        <w:rPr>
          <w:spacing w:val="13"/>
        </w:rPr>
        <w:t xml:space="preserve"> </w:t>
      </w:r>
      <w:r w:rsidR="009259FF" w:rsidRPr="00A4660B">
        <w:t>needs</w:t>
      </w:r>
      <w:r w:rsidR="009259FF" w:rsidRPr="00A4660B">
        <w:rPr>
          <w:spacing w:val="13"/>
        </w:rPr>
        <w:t xml:space="preserve"> </w:t>
      </w:r>
      <w:r w:rsidR="009259FF" w:rsidRPr="00A4660B">
        <w:t>of</w:t>
      </w:r>
      <w:r w:rsidR="009259FF" w:rsidRPr="00A4660B">
        <w:rPr>
          <w:spacing w:val="13"/>
        </w:rPr>
        <w:t xml:space="preserve"> </w:t>
      </w:r>
      <w:r w:rsidR="009259FF" w:rsidRPr="00A4660B">
        <w:t>society</w:t>
      </w:r>
      <w:r w:rsidR="009259FF" w:rsidRPr="00A4660B">
        <w:rPr>
          <w:spacing w:val="12"/>
        </w:rPr>
        <w:t xml:space="preserve"> </w:t>
      </w:r>
      <w:r w:rsidR="009259FF" w:rsidRPr="00A4660B">
        <w:t>and</w:t>
      </w:r>
      <w:r w:rsidR="009259FF" w:rsidRPr="00A4660B">
        <w:rPr>
          <w:spacing w:val="14"/>
        </w:rPr>
        <w:t xml:space="preserve"> </w:t>
      </w:r>
      <w:r w:rsidR="009259FF" w:rsidRPr="00A4660B">
        <w:t>the</w:t>
      </w:r>
      <w:r w:rsidR="009259FF" w:rsidRPr="00A4660B">
        <w:rPr>
          <w:spacing w:val="12"/>
        </w:rPr>
        <w:t xml:space="preserve"> </w:t>
      </w:r>
      <w:r w:rsidR="009259FF" w:rsidRPr="00A4660B">
        <w:t>economy</w:t>
      </w:r>
      <w:r w:rsidR="009259FF" w:rsidRPr="00A4660B">
        <w:rPr>
          <w:spacing w:val="14"/>
        </w:rPr>
        <w:t xml:space="preserve"> </w:t>
      </w:r>
      <w:r w:rsidR="009259FF" w:rsidRPr="00A4660B">
        <w:t>to</w:t>
      </w:r>
      <w:r w:rsidR="009259FF" w:rsidRPr="00A4660B">
        <w:rPr>
          <w:spacing w:val="13"/>
        </w:rPr>
        <w:t xml:space="preserve"> </w:t>
      </w:r>
      <w:r w:rsidR="009259FF" w:rsidRPr="00A4660B">
        <w:t>move</w:t>
      </w:r>
      <w:r w:rsidR="009259FF" w:rsidRPr="00A4660B">
        <w:rPr>
          <w:w w:val="99"/>
        </w:rPr>
        <w:t xml:space="preserve"> </w:t>
      </w:r>
      <w:r w:rsidR="009259FF" w:rsidRPr="00A4660B">
        <w:t xml:space="preserve">people and goods around. Conversion efficiency </w:t>
      </w:r>
      <w:r w:rsidR="007555FB">
        <w:t>differs with</w:t>
      </w:r>
      <w:r w:rsidR="00834A45">
        <w:t xml:space="preserve"> </w:t>
      </w:r>
      <w:r w:rsidR="009259FF" w:rsidRPr="00A4660B">
        <w:t>vehicle</w:t>
      </w:r>
      <w:r w:rsidR="007555FB" w:rsidRPr="007555FB">
        <w:t xml:space="preserve"> </w:t>
      </w:r>
      <w:r w:rsidR="007555FB" w:rsidRPr="00A4660B">
        <w:t>type</w:t>
      </w:r>
      <w:r w:rsidR="009259FF" w:rsidRPr="00A4660B">
        <w:t>,</w:t>
      </w:r>
      <w:r w:rsidR="009259FF" w:rsidRPr="00A4660B">
        <w:rPr>
          <w:spacing w:val="34"/>
        </w:rPr>
        <w:t xml:space="preserve"> </w:t>
      </w:r>
      <w:r w:rsidR="009259FF" w:rsidRPr="00A4660B">
        <w:t>fuel</w:t>
      </w:r>
      <w:r w:rsidR="007555FB">
        <w:t xml:space="preserve"> type</w:t>
      </w:r>
      <w:r w:rsidR="009259FF" w:rsidRPr="00A4660B">
        <w:rPr>
          <w:spacing w:val="35"/>
        </w:rPr>
        <w:t xml:space="preserve"> </w:t>
      </w:r>
      <w:r w:rsidR="009259FF" w:rsidRPr="00A4660B">
        <w:t>and</w:t>
      </w:r>
      <w:r w:rsidR="009259FF" w:rsidRPr="00A4660B">
        <w:rPr>
          <w:spacing w:val="34"/>
        </w:rPr>
        <w:t xml:space="preserve"> </w:t>
      </w:r>
      <w:r w:rsidR="007555FB">
        <w:t>the age</w:t>
      </w:r>
      <w:r w:rsidR="00834A45">
        <w:t xml:space="preserve"> </w:t>
      </w:r>
      <w:r w:rsidR="007555FB">
        <w:t>of</w:t>
      </w:r>
      <w:r w:rsidR="009259FF" w:rsidRPr="00A4660B">
        <w:rPr>
          <w:spacing w:val="34"/>
        </w:rPr>
        <w:t xml:space="preserve"> </w:t>
      </w:r>
      <w:r w:rsidR="009259FF" w:rsidRPr="00A4660B">
        <w:t>the</w:t>
      </w:r>
      <w:r w:rsidR="009259FF" w:rsidRPr="00A4660B">
        <w:rPr>
          <w:spacing w:val="34"/>
        </w:rPr>
        <w:t xml:space="preserve"> </w:t>
      </w:r>
      <w:r w:rsidR="009259FF" w:rsidRPr="00A4660B">
        <w:t>vehicle</w:t>
      </w:r>
      <w:r w:rsidR="009259FF" w:rsidRPr="00A4660B">
        <w:rPr>
          <w:spacing w:val="34"/>
        </w:rPr>
        <w:t xml:space="preserve"> </w:t>
      </w:r>
      <w:r w:rsidR="009259FF" w:rsidRPr="00A4660B">
        <w:t>parc</w:t>
      </w:r>
      <w:r w:rsidR="009259FF" w:rsidRPr="00A4660B">
        <w:rPr>
          <w:spacing w:val="34"/>
        </w:rPr>
        <w:t xml:space="preserve"> </w:t>
      </w:r>
      <w:r w:rsidR="009259FF" w:rsidRPr="00A4660B">
        <w:t>and</w:t>
      </w:r>
      <w:r w:rsidR="009259FF" w:rsidRPr="00A4660B">
        <w:rPr>
          <w:spacing w:val="35"/>
        </w:rPr>
        <w:t xml:space="preserve"> </w:t>
      </w:r>
      <w:r w:rsidR="009259FF" w:rsidRPr="00A4660B">
        <w:t>to</w:t>
      </w:r>
      <w:r w:rsidR="009259FF" w:rsidRPr="00A4660B">
        <w:rPr>
          <w:spacing w:val="34"/>
        </w:rPr>
        <w:t xml:space="preserve"> </w:t>
      </w:r>
      <w:r w:rsidR="009259FF" w:rsidRPr="00A4660B">
        <w:t>some</w:t>
      </w:r>
      <w:r w:rsidR="009259FF" w:rsidRPr="00A4660B">
        <w:rPr>
          <w:spacing w:val="34"/>
        </w:rPr>
        <w:t xml:space="preserve"> </w:t>
      </w:r>
      <w:r w:rsidR="009259FF" w:rsidRPr="00A4660B">
        <w:t>degree</w:t>
      </w:r>
      <w:r w:rsidR="009259FF" w:rsidRPr="00A4660B">
        <w:rPr>
          <w:spacing w:val="34"/>
        </w:rPr>
        <w:t xml:space="preserve"> </w:t>
      </w:r>
      <w:r w:rsidR="009259FF" w:rsidRPr="00A4660B">
        <w:t>the</w:t>
      </w:r>
      <w:r w:rsidR="009259FF" w:rsidRPr="00A4660B">
        <w:rPr>
          <w:w w:val="99"/>
        </w:rPr>
        <w:t xml:space="preserve"> </w:t>
      </w:r>
      <w:r w:rsidR="009259FF" w:rsidRPr="00A4660B">
        <w:t>patterns</w:t>
      </w:r>
      <w:r w:rsidR="009259FF" w:rsidRPr="00A4660B">
        <w:rPr>
          <w:spacing w:val="27"/>
        </w:rPr>
        <w:t xml:space="preserve"> </w:t>
      </w:r>
      <w:r w:rsidR="009259FF" w:rsidRPr="00A4660B">
        <w:t>of</w:t>
      </w:r>
      <w:r w:rsidR="009259FF" w:rsidRPr="00A4660B">
        <w:rPr>
          <w:spacing w:val="28"/>
        </w:rPr>
        <w:t xml:space="preserve"> </w:t>
      </w:r>
      <w:r w:rsidR="009259FF" w:rsidRPr="00A4660B">
        <w:t>utilisation</w:t>
      </w:r>
      <w:r w:rsidR="009259FF" w:rsidRPr="00A4660B">
        <w:rPr>
          <w:spacing w:val="27"/>
        </w:rPr>
        <w:t xml:space="preserve"> </w:t>
      </w:r>
      <w:r w:rsidR="009259FF" w:rsidRPr="00A4660B">
        <w:t>of</w:t>
      </w:r>
      <w:r w:rsidR="009259FF" w:rsidRPr="00A4660B">
        <w:rPr>
          <w:spacing w:val="27"/>
        </w:rPr>
        <w:t xml:space="preserve"> </w:t>
      </w:r>
      <w:r w:rsidR="00834A45">
        <w:t>different vehicle types</w:t>
      </w:r>
      <w:r w:rsidR="009259FF" w:rsidRPr="00A4660B">
        <w:t>.</w:t>
      </w:r>
      <w:r w:rsidR="00AA5F9C">
        <w:t xml:space="preserve"> The energy service demand in SATIM is defined in terms of passenger kilometres and tonne kilometres.</w:t>
      </w:r>
    </w:p>
    <w:p w14:paraId="27024BD3" w14:textId="5A7F3082" w:rsidR="009259FF" w:rsidRDefault="009259FF" w:rsidP="00CD13E3">
      <w:r>
        <w:t>A calibrated v</w:t>
      </w:r>
      <w:r w:rsidR="00E665D6">
        <w:t>ehicle parc model</w:t>
      </w:r>
      <w:r w:rsidR="007C3492" w:rsidRPr="00956FC2">
        <w:rPr>
          <w:rStyle w:val="FootnoteReference"/>
        </w:rPr>
        <w:footnoteReference w:id="2"/>
      </w:r>
      <w:r w:rsidR="00E665D6">
        <w:t xml:space="preserve"> is used to estimate demand for passenger </w:t>
      </w:r>
      <w:r w:rsidR="00307DF4">
        <w:t>kilometres (pkm)</w:t>
      </w:r>
      <w:r w:rsidR="00FE336C">
        <w:t xml:space="preserve">. </w:t>
      </w:r>
      <w:r>
        <w:t>Aspects</w:t>
      </w:r>
      <w:r w:rsidR="00307DF4">
        <w:t xml:space="preserve"> of tr</w:t>
      </w:r>
      <w:r w:rsidR="001042DA">
        <w:t>ansport</w:t>
      </w:r>
      <w:r>
        <w:t xml:space="preserve"> included in the </w:t>
      </w:r>
      <w:r w:rsidR="001042DA">
        <w:t xml:space="preserve">parc model are the </w:t>
      </w:r>
      <w:r w:rsidR="006E0132">
        <w:t>size</w:t>
      </w:r>
      <w:r w:rsidR="001042DA">
        <w:t xml:space="preserve"> of the </w:t>
      </w:r>
      <w:r w:rsidR="006E0132">
        <w:t>existing</w:t>
      </w:r>
      <w:r w:rsidR="001042DA">
        <w:t xml:space="preserve"> vehicle fleet, </w:t>
      </w:r>
      <w:r w:rsidR="006E0132">
        <w:t xml:space="preserve">annual </w:t>
      </w:r>
      <w:r w:rsidR="00E665D6">
        <w:t>vehicle</w:t>
      </w:r>
      <w:r w:rsidR="001042DA">
        <w:t xml:space="preserve"> sales, </w:t>
      </w:r>
      <w:r w:rsidR="006E0132">
        <w:t xml:space="preserve">annual </w:t>
      </w:r>
      <w:r w:rsidR="001042DA">
        <w:t>vehicle scrapping,</w:t>
      </w:r>
      <w:r w:rsidR="00E665D6">
        <w:t xml:space="preserve"> </w:t>
      </w:r>
      <w:r>
        <w:t>distance travelled p</w:t>
      </w:r>
      <w:r w:rsidR="001042DA">
        <w:t>er vehicle,</w:t>
      </w:r>
      <w:r>
        <w:t xml:space="preserve"> fuel </w:t>
      </w:r>
      <w:r w:rsidR="001042DA">
        <w:t>sales</w:t>
      </w:r>
      <w:r w:rsidR="006E0132">
        <w:t xml:space="preserve"> and</w:t>
      </w:r>
      <w:r>
        <w:t xml:space="preserve"> </w:t>
      </w:r>
      <w:r w:rsidR="00307DF4">
        <w:t xml:space="preserve">vehicle fuel </w:t>
      </w:r>
      <w:r>
        <w:t>ef</w:t>
      </w:r>
      <w:r w:rsidR="001042DA">
        <w:t xml:space="preserve">ficiency. Outputs </w:t>
      </w:r>
      <w:r w:rsidR="006E0132">
        <w:t xml:space="preserve">of the </w:t>
      </w:r>
      <w:r w:rsidR="002B0D05">
        <w:t>vehicle</w:t>
      </w:r>
      <w:r w:rsidR="006E0132">
        <w:t xml:space="preserve"> parc model </w:t>
      </w:r>
      <w:r w:rsidR="001042DA">
        <w:t>are</w:t>
      </w:r>
      <w:r w:rsidR="00E665D6">
        <w:t xml:space="preserve"> </w:t>
      </w:r>
      <w:r w:rsidR="006E0132">
        <w:t>total kilometres travelled,</w:t>
      </w:r>
      <w:r>
        <w:t xml:space="preserve"> the average age of vehicle</w:t>
      </w:r>
      <w:r w:rsidR="00E665D6">
        <w:t>s</w:t>
      </w:r>
      <w:r w:rsidR="00307DF4">
        <w:t xml:space="preserve"> in the vehicle fleet</w:t>
      </w:r>
      <w:r w:rsidR="006E0132">
        <w:t xml:space="preserve"> and the</w:t>
      </w:r>
      <w:r w:rsidR="001042DA">
        <w:t xml:space="preserve"> average efficiency of the vehicle fleet</w:t>
      </w:r>
      <w:r w:rsidR="00E665D6" w:rsidRPr="006E78EC">
        <w:t xml:space="preserve">. These components allow </w:t>
      </w:r>
      <w:r w:rsidRPr="006E78EC">
        <w:t xml:space="preserve">efficiency or </w:t>
      </w:r>
      <w:r w:rsidR="00680A57" w:rsidRPr="006E78EC">
        <w:t xml:space="preserve">intensity of transport to change </w:t>
      </w:r>
      <w:r w:rsidRPr="006E78EC">
        <w:t>with vehicle stock changes</w:t>
      </w:r>
      <w:r w:rsidR="00680A57" w:rsidRPr="006E78EC">
        <w:t xml:space="preserve"> and an</w:t>
      </w:r>
      <w:r w:rsidRPr="006E78EC">
        <w:t xml:space="preserve"> increase or decrease in vehicle ownership in response to population and income</w:t>
      </w:r>
      <w:r w:rsidR="001042DA" w:rsidRPr="006E78EC">
        <w:t xml:space="preserve"> changes</w:t>
      </w:r>
      <w:r w:rsidR="002F7C92" w:rsidRPr="006E78EC">
        <w:t>. Certain</w:t>
      </w:r>
      <w:r w:rsidR="002F7C92" w:rsidRPr="006E78EC">
        <w:rPr>
          <w:w w:val="99"/>
        </w:rPr>
        <w:t xml:space="preserve"> </w:t>
      </w:r>
      <w:r w:rsidR="002F7C92" w:rsidRPr="006E78EC">
        <w:t>factors</w:t>
      </w:r>
      <w:r w:rsidR="002F7C92" w:rsidRPr="006E78EC">
        <w:rPr>
          <w:spacing w:val="40"/>
        </w:rPr>
        <w:t xml:space="preserve"> </w:t>
      </w:r>
      <w:r w:rsidR="002F7C92" w:rsidRPr="006E78EC">
        <w:t>affecting</w:t>
      </w:r>
      <w:r w:rsidR="002F7C92" w:rsidRPr="006E78EC">
        <w:rPr>
          <w:spacing w:val="39"/>
        </w:rPr>
        <w:t xml:space="preserve"> </w:t>
      </w:r>
      <w:r w:rsidR="002F7C92" w:rsidRPr="006E78EC">
        <w:t>the</w:t>
      </w:r>
      <w:r w:rsidR="002F7C92" w:rsidRPr="006E78EC">
        <w:rPr>
          <w:spacing w:val="39"/>
        </w:rPr>
        <w:t xml:space="preserve"> </w:t>
      </w:r>
      <w:r w:rsidR="005C2D73" w:rsidRPr="006E78EC">
        <w:t>distance</w:t>
      </w:r>
      <w:r w:rsidR="002F7C92" w:rsidRPr="006E78EC">
        <w:rPr>
          <w:spacing w:val="39"/>
        </w:rPr>
        <w:t xml:space="preserve"> </w:t>
      </w:r>
      <w:r w:rsidR="002F7C92" w:rsidRPr="006E78EC">
        <w:t>travelled</w:t>
      </w:r>
      <w:r w:rsidR="002F7C92" w:rsidRPr="006E78EC">
        <w:rPr>
          <w:spacing w:val="39"/>
        </w:rPr>
        <w:t xml:space="preserve"> </w:t>
      </w:r>
      <w:r w:rsidR="002F7C92" w:rsidRPr="006E78EC">
        <w:t>and</w:t>
      </w:r>
      <w:r w:rsidR="002F7C92" w:rsidRPr="006E78EC">
        <w:rPr>
          <w:spacing w:val="40"/>
        </w:rPr>
        <w:t xml:space="preserve"> </w:t>
      </w:r>
      <w:r w:rsidR="002F7C92" w:rsidRPr="006E78EC">
        <w:t>fuel</w:t>
      </w:r>
      <w:r w:rsidR="002F7C92" w:rsidRPr="006E78EC">
        <w:rPr>
          <w:spacing w:val="40"/>
        </w:rPr>
        <w:t xml:space="preserve"> </w:t>
      </w:r>
      <w:r w:rsidR="002F7C92" w:rsidRPr="006E78EC">
        <w:t>efficiency,</w:t>
      </w:r>
      <w:r w:rsidR="002F7C92" w:rsidRPr="006E78EC">
        <w:rPr>
          <w:spacing w:val="39"/>
        </w:rPr>
        <w:t xml:space="preserve"> </w:t>
      </w:r>
      <w:r w:rsidR="002F7C92" w:rsidRPr="006E78EC">
        <w:t>for</w:t>
      </w:r>
      <w:r w:rsidR="002F7C92" w:rsidRPr="006E78EC">
        <w:rPr>
          <w:spacing w:val="39"/>
        </w:rPr>
        <w:t xml:space="preserve"> </w:t>
      </w:r>
      <w:r w:rsidR="002F7C92" w:rsidRPr="006E78EC">
        <w:t>instance</w:t>
      </w:r>
      <w:r w:rsidR="002F7C92" w:rsidRPr="006E78EC">
        <w:rPr>
          <w:spacing w:val="39"/>
        </w:rPr>
        <w:t xml:space="preserve"> </w:t>
      </w:r>
      <w:r w:rsidR="002F7C92" w:rsidRPr="006E78EC">
        <w:t>traffic</w:t>
      </w:r>
      <w:r w:rsidR="002F7C92" w:rsidRPr="006E78EC">
        <w:rPr>
          <w:w w:val="99"/>
        </w:rPr>
        <w:t xml:space="preserve"> </w:t>
      </w:r>
      <w:r w:rsidR="002F7C92" w:rsidRPr="006E78EC">
        <w:t>congestion,</w:t>
      </w:r>
      <w:r w:rsidR="002F7C92" w:rsidRPr="006E78EC">
        <w:rPr>
          <w:spacing w:val="23"/>
        </w:rPr>
        <w:t xml:space="preserve"> </w:t>
      </w:r>
      <w:r w:rsidR="002F7C92" w:rsidRPr="006E78EC">
        <w:t>are</w:t>
      </w:r>
      <w:r w:rsidR="002F7C92" w:rsidRPr="006E78EC">
        <w:rPr>
          <w:spacing w:val="21"/>
        </w:rPr>
        <w:t xml:space="preserve"> </w:t>
      </w:r>
      <w:r w:rsidR="002F7C92" w:rsidRPr="006E78EC">
        <w:t>difficul</w:t>
      </w:r>
      <w:r w:rsidR="002F7C92" w:rsidRPr="00A4660B">
        <w:t>t</w:t>
      </w:r>
      <w:r w:rsidR="002F7C92" w:rsidRPr="00A4660B">
        <w:rPr>
          <w:spacing w:val="23"/>
        </w:rPr>
        <w:t xml:space="preserve"> </w:t>
      </w:r>
      <w:r w:rsidR="002F7C92" w:rsidRPr="00A4660B">
        <w:t>to</w:t>
      </w:r>
      <w:r w:rsidR="002F7C92" w:rsidRPr="00A4660B">
        <w:rPr>
          <w:spacing w:val="23"/>
        </w:rPr>
        <w:t xml:space="preserve"> </w:t>
      </w:r>
      <w:r w:rsidR="002F7C92" w:rsidRPr="00A4660B">
        <w:t>quantify</w:t>
      </w:r>
      <w:r w:rsidR="002F7C92" w:rsidRPr="00A4660B">
        <w:rPr>
          <w:spacing w:val="22"/>
        </w:rPr>
        <w:t xml:space="preserve"> </w:t>
      </w:r>
      <w:r w:rsidR="002F7C92" w:rsidRPr="00A4660B">
        <w:t>as</w:t>
      </w:r>
      <w:r w:rsidR="002F7C92" w:rsidRPr="00A4660B">
        <w:rPr>
          <w:spacing w:val="22"/>
        </w:rPr>
        <w:t xml:space="preserve"> </w:t>
      </w:r>
      <w:r w:rsidR="002F7C92" w:rsidRPr="00A4660B">
        <w:t>they</w:t>
      </w:r>
      <w:r w:rsidR="002F7C92" w:rsidRPr="00A4660B">
        <w:rPr>
          <w:spacing w:val="22"/>
        </w:rPr>
        <w:t xml:space="preserve"> </w:t>
      </w:r>
      <w:r w:rsidR="002F7C92" w:rsidRPr="00A4660B">
        <w:t>are</w:t>
      </w:r>
      <w:r w:rsidR="002F7C92" w:rsidRPr="00A4660B">
        <w:rPr>
          <w:spacing w:val="21"/>
        </w:rPr>
        <w:t xml:space="preserve"> </w:t>
      </w:r>
      <w:r w:rsidR="002F7C92" w:rsidRPr="00A4660B">
        <w:t>not</w:t>
      </w:r>
      <w:r w:rsidR="002F7C92" w:rsidRPr="00A4660B">
        <w:rPr>
          <w:spacing w:val="22"/>
        </w:rPr>
        <w:t xml:space="preserve"> </w:t>
      </w:r>
      <w:r w:rsidR="002F7C92" w:rsidRPr="00A4660B">
        <w:t>well</w:t>
      </w:r>
      <w:r w:rsidR="002F7C92" w:rsidRPr="00A4660B">
        <w:rPr>
          <w:spacing w:val="23"/>
        </w:rPr>
        <w:t xml:space="preserve"> </w:t>
      </w:r>
      <w:r w:rsidR="002F7C92" w:rsidRPr="00A4660B">
        <w:t xml:space="preserve">understood. To accommodate </w:t>
      </w:r>
      <w:r w:rsidR="001E0265">
        <w:t>the unknown impact of tangible and intangible influences on efficiency</w:t>
      </w:r>
      <w:r w:rsidR="006E0132">
        <w:t>,</w:t>
      </w:r>
      <w:r w:rsidR="002F7C92" w:rsidRPr="00A4660B">
        <w:t xml:space="preserve"> the </w:t>
      </w:r>
      <w:r w:rsidR="00640F83">
        <w:t xml:space="preserve">vehicle parc </w:t>
      </w:r>
      <w:r w:rsidR="002F7C92" w:rsidRPr="00A4660B">
        <w:t>model is calibrated</w:t>
      </w:r>
      <w:r w:rsidR="002F7C92" w:rsidRPr="00A4660B">
        <w:rPr>
          <w:spacing w:val="6"/>
        </w:rPr>
        <w:t xml:space="preserve"> </w:t>
      </w:r>
      <w:r w:rsidR="002F7C92" w:rsidRPr="00A4660B">
        <w:t>by</w:t>
      </w:r>
      <w:r w:rsidR="002F7C92" w:rsidRPr="00A4660B">
        <w:rPr>
          <w:w w:val="99"/>
        </w:rPr>
        <w:t xml:space="preserve"> </w:t>
      </w:r>
      <w:r w:rsidR="002F7C92" w:rsidRPr="006E78EC">
        <w:t>adjusting</w:t>
      </w:r>
      <w:r w:rsidR="002F7C92" w:rsidRPr="006E78EC">
        <w:rPr>
          <w:spacing w:val="10"/>
        </w:rPr>
        <w:t xml:space="preserve"> </w:t>
      </w:r>
      <w:r w:rsidR="002F7C92" w:rsidRPr="006E78EC">
        <w:t>variables</w:t>
      </w:r>
      <w:r w:rsidR="00640F83" w:rsidRPr="006E78EC">
        <w:t xml:space="preserve"> such as </w:t>
      </w:r>
      <w:r w:rsidR="001E0265" w:rsidRPr="006E78EC">
        <w:t>vehicle occupancy and ownership assumptions</w:t>
      </w:r>
      <w:r w:rsidR="002F7C92" w:rsidRPr="006E78EC">
        <w:rPr>
          <w:spacing w:val="10"/>
        </w:rPr>
        <w:t xml:space="preserve"> </w:t>
      </w:r>
      <w:r w:rsidR="002F7C92" w:rsidRPr="006E78EC">
        <w:t>until</w:t>
      </w:r>
      <w:r w:rsidR="002F7C92" w:rsidRPr="006E78EC">
        <w:rPr>
          <w:spacing w:val="10"/>
        </w:rPr>
        <w:t xml:space="preserve"> </w:t>
      </w:r>
      <w:r w:rsidR="002F7C92" w:rsidRPr="006E78EC">
        <w:t>the</w:t>
      </w:r>
      <w:r w:rsidR="002F7C92" w:rsidRPr="006E78EC">
        <w:rPr>
          <w:spacing w:val="10"/>
        </w:rPr>
        <w:t xml:space="preserve"> </w:t>
      </w:r>
      <w:r w:rsidR="002F7C92" w:rsidRPr="006E78EC">
        <w:t>output</w:t>
      </w:r>
      <w:r w:rsidR="002A0FFE" w:rsidRPr="006E78EC">
        <w:rPr>
          <w:spacing w:val="10"/>
        </w:rPr>
        <w:t xml:space="preserve"> </w:t>
      </w:r>
      <w:r w:rsidR="00640F83" w:rsidRPr="006E78EC">
        <w:rPr>
          <w:spacing w:val="10"/>
        </w:rPr>
        <w:t>(</w:t>
      </w:r>
      <w:r w:rsidR="002A0FFE" w:rsidRPr="006E78EC">
        <w:t>annual distance travelled by vehicles</w:t>
      </w:r>
      <w:r w:rsidR="00640F83" w:rsidRPr="006E78EC">
        <w:t>)</w:t>
      </w:r>
      <w:r w:rsidR="001E0265" w:rsidRPr="006E78EC">
        <w:t xml:space="preserve"> in combination with vehicle fuel efficiency</w:t>
      </w:r>
      <w:r w:rsidR="002A0FFE" w:rsidRPr="006E78EC">
        <w:t xml:space="preserve"> </w:t>
      </w:r>
      <w:r w:rsidR="002F7C92" w:rsidRPr="006E78EC">
        <w:t>matches</w:t>
      </w:r>
      <w:r w:rsidR="002F7C92" w:rsidRPr="006E78EC">
        <w:rPr>
          <w:spacing w:val="10"/>
        </w:rPr>
        <w:t xml:space="preserve"> </w:t>
      </w:r>
      <w:r w:rsidR="002F7C92" w:rsidRPr="006E78EC">
        <w:t>known</w:t>
      </w:r>
      <w:r w:rsidR="002F7C92" w:rsidRPr="006E78EC">
        <w:rPr>
          <w:spacing w:val="10"/>
        </w:rPr>
        <w:t xml:space="preserve"> </w:t>
      </w:r>
      <w:r w:rsidR="002F7C92" w:rsidRPr="006E78EC">
        <w:t>fuel</w:t>
      </w:r>
      <w:r w:rsidR="002F7C92" w:rsidRPr="006E78EC">
        <w:rPr>
          <w:spacing w:val="14"/>
        </w:rPr>
        <w:t xml:space="preserve"> </w:t>
      </w:r>
      <w:r w:rsidR="002F7C92" w:rsidRPr="006E78EC">
        <w:t>sales</w:t>
      </w:r>
      <w:r w:rsidR="002F7C92" w:rsidRPr="006E78EC">
        <w:rPr>
          <w:spacing w:val="10"/>
        </w:rPr>
        <w:t xml:space="preserve"> </w:t>
      </w:r>
      <w:r w:rsidR="002F7C92" w:rsidRPr="006E78EC">
        <w:t>data.</w:t>
      </w:r>
      <w:r w:rsidR="00E065B0" w:rsidRPr="006E78EC">
        <w:t xml:space="preserve"> </w:t>
      </w:r>
      <w:r w:rsidR="009B06BD" w:rsidRPr="006E78EC">
        <w:t>T</w:t>
      </w:r>
      <w:r w:rsidR="00E065B0" w:rsidRPr="006E78EC">
        <w:t xml:space="preserve">he annual distance travelled by vehicles, is translated into a demand for </w:t>
      </w:r>
      <w:r w:rsidR="00640F83" w:rsidRPr="006E78EC">
        <w:t>pkm</w:t>
      </w:r>
      <w:r w:rsidR="00E065B0" w:rsidRPr="006E78EC">
        <w:t xml:space="preserve"> by assuming average occupancy rates </w:t>
      </w:r>
      <w:r w:rsidR="009B06BD" w:rsidRPr="006E78EC">
        <w:t>for</w:t>
      </w:r>
      <w:r w:rsidR="00A42D1B" w:rsidRPr="006E78EC">
        <w:t xml:space="preserve"> the</w:t>
      </w:r>
      <w:r w:rsidR="00E065B0" w:rsidRPr="006E78EC">
        <w:t xml:space="preserve"> different vehicle types</w:t>
      </w:r>
      <w:r w:rsidR="00A42D1B" w:rsidRPr="006E78EC">
        <w:t xml:space="preserve"> in SATIM</w:t>
      </w:r>
      <w:r w:rsidR="00E065B0" w:rsidRPr="006E78EC">
        <w:t>.</w:t>
      </w:r>
      <w:r w:rsidR="00E065B0">
        <w:t xml:space="preserve"> </w:t>
      </w:r>
      <w:r w:rsidR="002B0D05">
        <w:t xml:space="preserve">A recent update of the vehicle parc model calibration can be found in (Stone et al., 2018). </w:t>
      </w:r>
    </w:p>
    <w:p w14:paraId="72BB8A6E" w14:textId="26B28E5B" w:rsidR="00AB00BC" w:rsidRDefault="00AB00BC" w:rsidP="00CD13E3">
      <w:pPr>
        <w:rPr>
          <w:lang w:val="en-ZA"/>
        </w:rPr>
      </w:pPr>
      <w:r>
        <w:t xml:space="preserve">The demand for </w:t>
      </w:r>
      <w:r w:rsidR="00640F83">
        <w:t>pkm</w:t>
      </w:r>
      <w:r>
        <w:t xml:space="preserve"> is split between income groups and a category “other” to account for </w:t>
      </w:r>
      <w:r w:rsidRPr="00A4660B">
        <w:t>commercially- and government-owned cars</w:t>
      </w:r>
      <w:r>
        <w:t xml:space="preserve">. </w:t>
      </w:r>
      <w:r w:rsidR="00085561">
        <w:t>T</w:t>
      </w:r>
      <w:r w:rsidRPr="00A4660B">
        <w:t>he passenger demand projection model</w:t>
      </w:r>
      <w:r w:rsidR="00763475">
        <w:t xml:space="preserve"> (in excel)</w:t>
      </w:r>
      <w:r w:rsidRPr="00A4660B">
        <w:t xml:space="preserve"> uses assumptions around private vehicle ownership by income group, vehicle mileage, vehicle occupancy, public mode shares, average mode speeds, and a travel time budget, to derive vehicle-km demand by passenger vehicle class for households. This is combined with a transport-GDP linked projection of the non-household owned cars to give a total passenger vehicle-km demand projection for road vehicles. The passenger-km projections </w:t>
      </w:r>
      <w:r w:rsidR="004607F3">
        <w:t>for</w:t>
      </w:r>
      <w:r w:rsidRPr="00A4660B">
        <w:t xml:space="preserve"> rail are derived from assumptions around future mode shares</w:t>
      </w:r>
      <w:r w:rsidR="004607F3">
        <w:t xml:space="preserve"> </w:t>
      </w:r>
      <w:r w:rsidR="002B0D05">
        <w:t>i.e.</w:t>
      </w:r>
      <w:r w:rsidR="004607F3">
        <w:t xml:space="preserve"> the degree to which passengers are using private or public transport</w:t>
      </w:r>
      <w:r w:rsidRPr="00A4660B">
        <w:t>.</w:t>
      </w:r>
      <w:r w:rsidR="00640F83">
        <w:t xml:space="preserve"> </w:t>
      </w:r>
      <w:r w:rsidRPr="00A4660B">
        <w:t xml:space="preserve">The transport model </w:t>
      </w:r>
      <w:r w:rsidRPr="00A4660B">
        <w:rPr>
          <w:lang w:val="en-ZA"/>
        </w:rPr>
        <w:t xml:space="preserve">in SATIM </w:t>
      </w:r>
      <w:r w:rsidRPr="00A4660B">
        <w:t xml:space="preserve">is </w:t>
      </w:r>
      <w:r w:rsidRPr="00A4660B">
        <w:rPr>
          <w:lang w:val="en-ZA"/>
        </w:rPr>
        <w:t xml:space="preserve">thus </w:t>
      </w:r>
      <w:r w:rsidRPr="00A4660B">
        <w:t xml:space="preserve">implemented as depicted </w:t>
      </w:r>
      <w:r w:rsidR="001964D8">
        <w:t xml:space="preserve">in </w:t>
      </w:r>
      <w:r w:rsidR="001964D8">
        <w:fldChar w:fldCharType="begin"/>
      </w:r>
      <w:r w:rsidR="001964D8">
        <w:instrText xml:space="preserve"> REF _Ref495667170 \h </w:instrText>
      </w:r>
      <w:r w:rsidR="001964D8">
        <w:fldChar w:fldCharType="separate"/>
      </w:r>
      <w:r w:rsidR="001964D8" w:rsidRPr="00A4660B">
        <w:t xml:space="preserve">Figure </w:t>
      </w:r>
      <w:r w:rsidR="001964D8">
        <w:rPr>
          <w:noProof/>
        </w:rPr>
        <w:t>4</w:t>
      </w:r>
      <w:r w:rsidR="001964D8">
        <w:fldChar w:fldCharType="end"/>
      </w:r>
      <w:r w:rsidR="00E326B8">
        <w:t>.</w:t>
      </w:r>
      <w:r w:rsidRPr="00A4660B">
        <w:rPr>
          <w:lang w:val="en-ZA"/>
        </w:rPr>
        <w:t xml:space="preserve"> </w:t>
      </w:r>
      <w:r w:rsidR="006E0132">
        <w:rPr>
          <w:lang w:val="en-ZA"/>
        </w:rPr>
        <w:t xml:space="preserve"> </w:t>
      </w:r>
    </w:p>
    <w:p w14:paraId="06CE3891" w14:textId="77777777" w:rsidR="00620F35" w:rsidRDefault="00620F35" w:rsidP="00CD13E3"/>
    <w:p w14:paraId="10A864E6" w14:textId="77777777" w:rsidR="00AB00BC" w:rsidRPr="00A4660B" w:rsidRDefault="00AB00BC" w:rsidP="00CD13E3">
      <w:pPr>
        <w:pStyle w:val="Normal1"/>
        <w:keepNext/>
        <w:spacing w:after="120" w:line="240" w:lineRule="auto"/>
        <w:jc w:val="center"/>
      </w:pPr>
      <w:r w:rsidRPr="006C1538">
        <w:rPr>
          <w:noProof/>
          <w:lang w:val="en-US"/>
        </w:rPr>
        <w:drawing>
          <wp:inline distT="114300" distB="114300" distL="114300" distR="114300" wp14:anchorId="7E04AE6C" wp14:editId="5E4D906F">
            <wp:extent cx="4419600" cy="340995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419600" cy="3409950"/>
                    </a:xfrm>
                    <a:prstGeom prst="rect">
                      <a:avLst/>
                    </a:prstGeom>
                    <a:ln/>
                  </pic:spPr>
                </pic:pic>
              </a:graphicData>
            </a:graphic>
          </wp:inline>
        </w:drawing>
      </w:r>
    </w:p>
    <w:p w14:paraId="273381BB" w14:textId="5E12C217" w:rsidR="00AB00BC" w:rsidRPr="00A4660B" w:rsidRDefault="00AB00BC" w:rsidP="00CD13E3">
      <w:pPr>
        <w:pStyle w:val="Caption"/>
        <w:spacing w:before="0" w:line="240" w:lineRule="auto"/>
        <w:jc w:val="center"/>
      </w:pPr>
      <w:bookmarkStart w:id="50" w:name="_Ref495667170"/>
      <w:r w:rsidRPr="00A4660B">
        <w:t xml:space="preserve">Figure </w:t>
      </w:r>
      <w:r w:rsidRPr="006C1538">
        <w:fldChar w:fldCharType="begin"/>
      </w:r>
      <w:r w:rsidRPr="00A4660B">
        <w:instrText xml:space="preserve"> SEQ Figure \* ARABIC </w:instrText>
      </w:r>
      <w:r w:rsidRPr="006C1538">
        <w:fldChar w:fldCharType="separate"/>
      </w:r>
      <w:r w:rsidR="006E3FA2">
        <w:rPr>
          <w:noProof/>
        </w:rPr>
        <w:t>5</w:t>
      </w:r>
      <w:r w:rsidRPr="006C1538">
        <w:rPr>
          <w:noProof/>
        </w:rPr>
        <w:fldChar w:fldCharType="end"/>
      </w:r>
      <w:bookmarkEnd w:id="50"/>
      <w:r w:rsidRPr="00A4660B">
        <w:rPr>
          <w:lang w:val="en-ZA"/>
        </w:rPr>
        <w:t>: An overview of the SATIM transport sector model</w:t>
      </w:r>
      <w:r w:rsidR="00DF5D66">
        <w:rPr>
          <w:lang w:val="en-ZA"/>
        </w:rPr>
        <w:t xml:space="preserve"> (Merven et al 2012)</w:t>
      </w:r>
      <w:r w:rsidRPr="00A4660B">
        <w:rPr>
          <w:lang w:val="en-ZA"/>
        </w:rPr>
        <w:t>.</w:t>
      </w:r>
    </w:p>
    <w:p w14:paraId="1B104CA0" w14:textId="77777777" w:rsidR="006E0132" w:rsidRDefault="006E489C" w:rsidP="00CD13E3">
      <w:r>
        <w:t>Demand for vehicle-k</w:t>
      </w:r>
      <w:r w:rsidR="00C615D5">
        <w:t>ilo</w:t>
      </w:r>
      <w:r>
        <w:t>m</w:t>
      </w:r>
      <w:r w:rsidR="00C615D5">
        <w:t>eters</w:t>
      </w:r>
      <w:r>
        <w:t xml:space="preserve"> of freight in different vehicle classes is linked to sectoral GDP growth, applying </w:t>
      </w:r>
      <w:r w:rsidRPr="006E0132">
        <w:t>load factors and</w:t>
      </w:r>
      <w:r>
        <w:t xml:space="preserve"> modal shares</w:t>
      </w:r>
      <w:r w:rsidR="002F12FB">
        <w:t>, w</w:t>
      </w:r>
      <w:r w:rsidR="006E0132">
        <w:t>hich influence fuel efficiency</w:t>
      </w:r>
      <w:r>
        <w:t>.</w:t>
      </w:r>
      <w:r w:rsidR="002F12FB">
        <w:t xml:space="preserve"> </w:t>
      </w:r>
    </w:p>
    <w:p w14:paraId="5573D480" w14:textId="4EE7628D" w:rsidR="00E065B0" w:rsidRDefault="00AA5F9C" w:rsidP="00CD13E3">
      <w:r>
        <w:t xml:space="preserve">Within vehicle classes the model is able to optimise within a constraint on total sales of new vehicle sales. Scrappage factors are applied that reduce the existing vehicle fleet, new vehicles sales are therefore needed to replace older vehicles as they are scrapped as well as to meet new demand. </w:t>
      </w:r>
    </w:p>
    <w:p w14:paraId="29ABB2DE" w14:textId="1F83248A" w:rsidR="0006290C" w:rsidRDefault="0006290C" w:rsidP="00EC347F">
      <w:pPr>
        <w:pStyle w:val="Heading3"/>
      </w:pPr>
      <w:bookmarkStart w:id="51" w:name="_Toc417982785"/>
      <w:r>
        <w:t>Commerce</w:t>
      </w:r>
      <w:bookmarkEnd w:id="51"/>
    </w:p>
    <w:p w14:paraId="0B2DD06D" w14:textId="417A2C36" w:rsidR="00D17066" w:rsidRPr="00AA5F9C" w:rsidRDefault="00A077B8" w:rsidP="00962ACC">
      <w:r w:rsidRPr="00A4660B">
        <w:t xml:space="preserve">The commercial sector </w:t>
      </w:r>
      <w:r w:rsidR="00CC09C5">
        <w:t>includes</w:t>
      </w:r>
      <w:r w:rsidRPr="00A4660B">
        <w:t xml:space="preserve"> energy use</w:t>
      </w:r>
      <w:r w:rsidR="00CC09C5">
        <w:t xml:space="preserve">d by </w:t>
      </w:r>
      <w:r w:rsidRPr="00A4660B">
        <w:t>the wholesale, retail and motor trade services and accommodation (trade); finance, real estate and business services (finance); government; and personal services sub-sectors.</w:t>
      </w:r>
      <w:r w:rsidR="00CC09C5">
        <w:t xml:space="preserve"> </w:t>
      </w:r>
      <w:r w:rsidR="008F4D93">
        <w:t>C</w:t>
      </w:r>
      <w:r w:rsidR="008F4D93" w:rsidRPr="00A4660B">
        <w:t xml:space="preserve">ommercial sector </w:t>
      </w:r>
      <w:r w:rsidR="008F4D93">
        <w:t>demand for energy services</w:t>
      </w:r>
      <w:r w:rsidR="0021156F" w:rsidRPr="00A4660B">
        <w:t xml:space="preserve"> is estimated based on</w:t>
      </w:r>
      <w:r w:rsidR="00AA5F9C">
        <w:t xml:space="preserve"> an assumed</w:t>
      </w:r>
      <w:r w:rsidR="0021156F" w:rsidRPr="00A4660B">
        <w:t xml:space="preserve"> energy intensity of </w:t>
      </w:r>
      <w:r w:rsidR="00640A0E" w:rsidRPr="00AA5F9C">
        <w:t>energy services</w:t>
      </w:r>
      <w:r w:rsidR="00AA5F9C" w:rsidRPr="00AA5F9C">
        <w:t xml:space="preserve"> needed</w:t>
      </w:r>
      <w:r w:rsidR="0021156F" w:rsidRPr="00AA5F9C">
        <w:t xml:space="preserve"> as a function</w:t>
      </w:r>
      <w:r w:rsidR="0021156F" w:rsidRPr="00A4660B">
        <w:t xml:space="preserve"> of floor area</w:t>
      </w:r>
      <w:r w:rsidR="00AA5F9C">
        <w:t xml:space="preserve"> (PJ/m</w:t>
      </w:r>
      <w:r w:rsidR="00AA5F9C" w:rsidRPr="00AA5F9C">
        <w:rPr>
          <w:vertAlign w:val="superscript"/>
        </w:rPr>
        <w:t>2</w:t>
      </w:r>
      <w:r w:rsidR="00AA5F9C">
        <w:t>)</w:t>
      </w:r>
      <w:r w:rsidR="0021156F" w:rsidRPr="00A4660B">
        <w:t>; the growth in floor area</w:t>
      </w:r>
      <w:r w:rsidR="00640A0E">
        <w:t xml:space="preserve"> over time</w:t>
      </w:r>
      <w:r w:rsidR="0021156F" w:rsidRPr="00A4660B">
        <w:t xml:space="preserve">; and improvements in energy efficiency </w:t>
      </w:r>
      <w:r w:rsidR="008F4D93">
        <w:t>as a result of</w:t>
      </w:r>
      <w:r w:rsidR="0021156F" w:rsidRPr="00A4660B">
        <w:t xml:space="preserve"> building code regulations. </w:t>
      </w:r>
      <w:r w:rsidR="002E1388">
        <w:t xml:space="preserve">Final energy demand is endogenous in SATIM and is calculated based on the efficiency </w:t>
      </w:r>
      <w:r w:rsidR="002E1388" w:rsidRPr="00A4660B">
        <w:t xml:space="preserve">of technologies </w:t>
      </w:r>
      <w:r w:rsidR="002E1388">
        <w:t>supplying energy service needs and their penetration in the sector.</w:t>
      </w:r>
    </w:p>
    <w:p w14:paraId="27CBCCF2" w14:textId="2E454FAD" w:rsidR="00A077B8" w:rsidRDefault="009A03B2" w:rsidP="00CD13E3">
      <w:r w:rsidRPr="00A4660B">
        <w:t xml:space="preserve">The </w:t>
      </w:r>
      <w:r w:rsidR="005608F3" w:rsidRPr="00A4660B">
        <w:t>20</w:t>
      </w:r>
      <w:r w:rsidR="005608F3">
        <w:t>12</w:t>
      </w:r>
      <w:r w:rsidR="005608F3" w:rsidRPr="00A4660B">
        <w:t xml:space="preserve"> </w:t>
      </w:r>
      <w:r w:rsidRPr="00A4660B">
        <w:t>USA Commercial Buildings Energy Consumption Survey (</w:t>
      </w:r>
      <w:r w:rsidR="005608F3" w:rsidRPr="00A4660B">
        <w:t>20</w:t>
      </w:r>
      <w:r w:rsidR="005608F3">
        <w:t>12</w:t>
      </w:r>
      <w:r w:rsidR="005608F3" w:rsidRPr="00A4660B">
        <w:t xml:space="preserve"> </w:t>
      </w:r>
      <w:r w:rsidRPr="00A4660B">
        <w:t xml:space="preserve">CBECS) (EIA, </w:t>
      </w:r>
      <w:r w:rsidR="006D5550" w:rsidRPr="00A4660B">
        <w:t>20</w:t>
      </w:r>
      <w:r w:rsidR="006D5550">
        <w:t>1</w:t>
      </w:r>
      <w:r w:rsidR="006D5550" w:rsidRPr="00A4660B">
        <w:t>6</w:t>
      </w:r>
      <w:r w:rsidRPr="00A4660B">
        <w:t>) provides informati</w:t>
      </w:r>
      <w:r w:rsidR="008F4D93">
        <w:t>on on electricity usage per square meter</w:t>
      </w:r>
      <w:r w:rsidRPr="00A4660B">
        <w:t xml:space="preserve"> by end use for commercial building </w:t>
      </w:r>
      <w:r w:rsidR="008F4D93">
        <w:t>types</w:t>
      </w:r>
      <w:r w:rsidRPr="00A4660B">
        <w:t xml:space="preserve">. The non-residential building category ‘other non-residential space’ is not represented in the </w:t>
      </w:r>
      <w:r w:rsidR="005608F3" w:rsidRPr="00A4660B">
        <w:t>20</w:t>
      </w:r>
      <w:r w:rsidR="005608F3">
        <w:t>12</w:t>
      </w:r>
      <w:r w:rsidR="005608F3" w:rsidRPr="00A4660B">
        <w:t xml:space="preserve"> </w:t>
      </w:r>
      <w:r w:rsidRPr="00A4660B">
        <w:t xml:space="preserve">CBECS survey. </w:t>
      </w:r>
      <w:r w:rsidR="002E1388" w:rsidRPr="00A4660B">
        <w:t>A weighted sum</w:t>
      </w:r>
      <w:r w:rsidR="002E1388">
        <w:t xml:space="preserve"> of</w:t>
      </w:r>
      <w:r w:rsidR="002E1388" w:rsidRPr="00A4660B">
        <w:t xml:space="preserve"> </w:t>
      </w:r>
      <w:r w:rsidR="002E1388">
        <w:t>t</w:t>
      </w:r>
      <w:r w:rsidRPr="00A4660B">
        <w:t xml:space="preserve">he average electricity intensity for all CBECS building types located in the climate zone most similar to South </w:t>
      </w:r>
      <w:r w:rsidRPr="009472A1">
        <w:t>Africa (i.e. climate zone &lt;4000HDD &amp; &lt;2000CDD)</w:t>
      </w:r>
      <w:r w:rsidRPr="009472A1">
        <w:rPr>
          <w:rStyle w:val="FootnoteReference"/>
        </w:rPr>
        <w:footnoteReference w:id="3"/>
      </w:r>
      <w:r w:rsidR="002E1388" w:rsidRPr="009472A1">
        <w:t xml:space="preserve"> wa</w:t>
      </w:r>
      <w:r w:rsidRPr="009472A1">
        <w:t xml:space="preserve">s used </w:t>
      </w:r>
      <w:r w:rsidR="002C6CEC" w:rsidRPr="009472A1">
        <w:t xml:space="preserve">to calculate the electricity </w:t>
      </w:r>
      <w:r w:rsidR="001A1E4B" w:rsidRPr="009472A1">
        <w:t>intensity</w:t>
      </w:r>
      <w:r w:rsidR="002C6CEC" w:rsidRPr="009472A1">
        <w:t xml:space="preserve"> of </w:t>
      </w:r>
      <w:r w:rsidR="002E1388" w:rsidRPr="009472A1">
        <w:t>energy services</w:t>
      </w:r>
      <w:r w:rsidR="002C6CEC" w:rsidRPr="009472A1">
        <w:t xml:space="preserve"> per m</w:t>
      </w:r>
      <w:r w:rsidR="002C6CEC" w:rsidRPr="009472A1">
        <w:rPr>
          <w:vertAlign w:val="superscript"/>
        </w:rPr>
        <w:t>2</w:t>
      </w:r>
      <w:r w:rsidR="002E1388" w:rsidRPr="009472A1">
        <w:t xml:space="preserve">. </w:t>
      </w:r>
      <w:r w:rsidR="002E1388" w:rsidRPr="00601337">
        <w:t xml:space="preserve">The </w:t>
      </w:r>
      <w:r w:rsidR="002C6CEC" w:rsidRPr="00601337">
        <w:t xml:space="preserve">weights are estimated using StatsSA </w:t>
      </w:r>
      <w:r w:rsidR="006D5550" w:rsidRPr="00601337">
        <w:t xml:space="preserve">commercial floor area changes which are applied to 1990 stock estimates from </w:t>
      </w:r>
      <w:r w:rsidR="006D5550" w:rsidRPr="009472A1">
        <w:t>de Villiers (2000)</w:t>
      </w:r>
      <w:r w:rsidR="002C6CEC" w:rsidRPr="00601337">
        <w:t>.</w:t>
      </w:r>
      <w:r w:rsidR="002C6CEC" w:rsidRPr="009472A1">
        <w:t xml:space="preserve"> This information is the</w:t>
      </w:r>
      <w:r w:rsidR="002C6CEC" w:rsidRPr="00A4660B">
        <w:t xml:space="preserve">n used to calculate the share of each </w:t>
      </w:r>
      <w:r w:rsidR="002E1388">
        <w:t>energy service demand</w:t>
      </w:r>
      <w:r w:rsidR="002C6CEC" w:rsidRPr="00A4660B">
        <w:t xml:space="preserve"> in total electricity usage (per m</w:t>
      </w:r>
      <w:r w:rsidR="002C6CEC" w:rsidRPr="00A4660B">
        <w:rPr>
          <w:vertAlign w:val="superscript"/>
        </w:rPr>
        <w:t>2</w:t>
      </w:r>
      <w:r w:rsidR="002C6CEC" w:rsidRPr="00A4660B">
        <w:t>). This is applied to electricity usage per m</w:t>
      </w:r>
      <w:r w:rsidR="002C6CEC" w:rsidRPr="00A4660B">
        <w:rPr>
          <w:vertAlign w:val="superscript"/>
        </w:rPr>
        <w:t>2</w:t>
      </w:r>
      <w:r w:rsidR="002C6CEC" w:rsidRPr="00A4660B">
        <w:t xml:space="preserve"> data for South Africa to determine South Africa specific electricity usage per m</w:t>
      </w:r>
      <w:r w:rsidR="002C6CEC" w:rsidRPr="00A4660B">
        <w:rPr>
          <w:vertAlign w:val="superscript"/>
        </w:rPr>
        <w:t>2</w:t>
      </w:r>
      <w:r w:rsidR="002C6CEC" w:rsidRPr="00A4660B">
        <w:t xml:space="preserve"> for each end use.</w:t>
      </w:r>
      <w:r w:rsidR="00CF4E31">
        <w:t xml:space="preserve"> </w:t>
      </w:r>
      <w:r w:rsidR="00717AE9">
        <w:t>Energy efficiency improves over time as building codes are updated.</w:t>
      </w:r>
    </w:p>
    <w:p w14:paraId="5E3E4BB7" w14:textId="51DD112D" w:rsidR="00E53CF3" w:rsidRDefault="00A15638" w:rsidP="002F33F0">
      <w:r>
        <w:t>Total commercial floor area was estimated to be around 88million m</w:t>
      </w:r>
      <w:r w:rsidRPr="00A15638">
        <w:rPr>
          <w:vertAlign w:val="superscript"/>
        </w:rPr>
        <w:t>2</w:t>
      </w:r>
      <w:r>
        <w:rPr>
          <w:vertAlign w:val="superscript"/>
        </w:rPr>
        <w:t xml:space="preserve"> </w:t>
      </w:r>
      <w:r>
        <w:t xml:space="preserve">in 2012.  </w:t>
      </w:r>
      <w:r w:rsidRPr="00A4660B">
        <w:t xml:space="preserve">This estimate is </w:t>
      </w:r>
      <w:r w:rsidR="001A1E4B">
        <w:t>based on</w:t>
      </w:r>
      <w:r w:rsidRPr="00A4660B">
        <w:t xml:space="preserve"> Statistics South Africa’s monthly and annual statistics on the change in floor area by building type (STATSSA, n.d.) and de Villiers (2000) estimate of commercial floor area excluding warehouses in 1990, which was reported to have been 57.9 million m</w:t>
      </w:r>
      <w:r w:rsidRPr="00A4660B">
        <w:rPr>
          <w:vertAlign w:val="superscript"/>
        </w:rPr>
        <w:t>2</w:t>
      </w:r>
      <w:r w:rsidRPr="00A4660B">
        <w:t>.</w:t>
      </w:r>
      <w:r w:rsidR="002E1388">
        <w:t xml:space="preserve"> </w:t>
      </w:r>
      <w:r w:rsidR="001A1E4B" w:rsidRPr="00A4660B">
        <w:t xml:space="preserve">Growth </w:t>
      </w:r>
      <w:r w:rsidR="001A1E4B">
        <w:t xml:space="preserve">in </w:t>
      </w:r>
      <w:r w:rsidR="001A1E4B" w:rsidRPr="00A4660B">
        <w:t xml:space="preserve">floor area </w:t>
      </w:r>
      <w:r w:rsidR="001A1E4B">
        <w:t>over the model horizon is</w:t>
      </w:r>
      <w:r w:rsidR="001A1E4B" w:rsidRPr="00A4660B">
        <w:t xml:space="preserve"> informed by </w:t>
      </w:r>
      <w:r w:rsidR="001A1E4B">
        <w:t>the relationship between historic growth in floor area and growth in GDP</w:t>
      </w:r>
      <w:r w:rsidR="001A1E4B" w:rsidRPr="00A4660B">
        <w:t>.</w:t>
      </w:r>
      <w:r w:rsidR="001A1E4B">
        <w:t xml:space="preserve"> </w:t>
      </w:r>
      <w:r w:rsidRPr="00A4660B">
        <w:t>An analysis of the change in floor area as reported by STATSSA and the growth in real GDP shows that there is a close correlation between the two sets of information, although the change in floor area lags changes in real economic growth by about 2 years</w:t>
      </w:r>
      <w:r w:rsidR="001A1E4B" w:rsidRPr="00A4660B">
        <w:t>.</w:t>
      </w:r>
      <w:r w:rsidRPr="00A4660B">
        <w:t xml:space="preserve"> The change in floor area is equivalent to around 70% of the growth in real GDP. </w:t>
      </w:r>
      <w:r w:rsidR="001A1E4B" w:rsidRPr="002E1388">
        <w:t>This relationship is assumed to hold in the future.</w:t>
      </w:r>
      <w:r w:rsidRPr="00A4660B">
        <w:t xml:space="preserve"> </w:t>
      </w:r>
    </w:p>
    <w:p w14:paraId="5FA9D7FF" w14:textId="6BE10DEF" w:rsidR="002E1388" w:rsidRPr="00A4660B" w:rsidRDefault="00CB1B86" w:rsidP="00CB1B86">
      <w:r>
        <w:t xml:space="preserve">The existing floor area is based on total commercial stock in 2012 with the share of existing floor area decreasing by 1% from 2013. </w:t>
      </w:r>
      <w:r w:rsidR="006932FB" w:rsidRPr="00A4660B">
        <w:t>New building floor area</w:t>
      </w:r>
      <w:r>
        <w:t xml:space="preserve"> therefore increases</w:t>
      </w:r>
      <w:r w:rsidR="006932FB" w:rsidRPr="00A4660B">
        <w:t xml:space="preserve"> from 2013</w:t>
      </w:r>
      <w:r>
        <w:t xml:space="preserve"> at the rate of commercial floor area growth plus the loss in existing floor area.</w:t>
      </w:r>
      <w:r w:rsidR="00293E5A">
        <w:t xml:space="preserve"> </w:t>
      </w:r>
      <w:r>
        <w:t>B</w:t>
      </w:r>
      <w:r w:rsidR="00293E5A">
        <w:t>y</w:t>
      </w:r>
      <w:r w:rsidR="006932FB" w:rsidRPr="00A4660B">
        <w:t xml:space="preserve"> 2050, </w:t>
      </w:r>
      <w:del w:id="52" w:author="Bruno Merven" w:date="2020-12-11T14:19:00Z">
        <w:r w:rsidR="009472A1" w:rsidDel="0049521E">
          <w:delText>58</w:delText>
        </w:r>
      </w:del>
      <w:ins w:id="53" w:author="Bruno Merven" w:date="2020-12-11T14:19:00Z">
        <w:r w:rsidR="0049521E">
          <w:t>5</w:t>
        </w:r>
        <w:r w:rsidR="0049521E">
          <w:t>4</w:t>
        </w:r>
      </w:ins>
      <w:r w:rsidR="006932FB" w:rsidRPr="00A4660B">
        <w:t>% of the total floor area consists of new building stock</w:t>
      </w:r>
      <w:r w:rsidR="006932FB" w:rsidRPr="000A598A">
        <w:t>.</w:t>
      </w:r>
      <w:r w:rsidR="000C1D49" w:rsidRPr="000A598A">
        <w:t xml:space="preserve"> It is assumed that </w:t>
      </w:r>
      <w:r w:rsidR="00FE2C6D" w:rsidRPr="000A598A">
        <w:t xml:space="preserve">energy services in </w:t>
      </w:r>
      <w:r w:rsidR="000C1D49" w:rsidRPr="000A598A">
        <w:t xml:space="preserve">new </w:t>
      </w:r>
      <w:r w:rsidR="00FE2C6D" w:rsidRPr="000A598A">
        <w:t>buildings</w:t>
      </w:r>
      <w:r w:rsidR="000A598A" w:rsidRPr="000A598A">
        <w:t xml:space="preserve"> can be met more efficiently with newer technologies,</w:t>
      </w:r>
      <w:r w:rsidR="000C1D49" w:rsidRPr="000A598A">
        <w:t xml:space="preserve"> </w:t>
      </w:r>
      <w:r w:rsidR="000A598A">
        <w:t xml:space="preserve">whilst </w:t>
      </w:r>
      <w:r w:rsidR="000A598A" w:rsidRPr="000A598A">
        <w:t>residual capacity restricts the use of newer technologies in older buildings.</w:t>
      </w:r>
      <w:r w:rsidR="000A598A">
        <w:t xml:space="preserve"> </w:t>
      </w:r>
    </w:p>
    <w:p w14:paraId="2C8FAE5B" w14:textId="42CFA67F" w:rsidR="0006290C" w:rsidRPr="002676ED" w:rsidRDefault="0006290C" w:rsidP="00EC347F">
      <w:pPr>
        <w:pStyle w:val="Heading3"/>
      </w:pPr>
      <w:bookmarkStart w:id="54" w:name="_Toc417982786"/>
      <w:r>
        <w:t>Industry</w:t>
      </w:r>
      <w:bookmarkEnd w:id="54"/>
    </w:p>
    <w:p w14:paraId="41E5FBDB" w14:textId="073B4A61" w:rsidR="00F268D4" w:rsidRPr="00256308" w:rsidRDefault="00256308" w:rsidP="00CD13E3">
      <w:r>
        <w:t>The industrial sector consists of several energy intensive secto</w:t>
      </w:r>
      <w:r w:rsidR="00CC2685">
        <w:t xml:space="preserve">rs, such as the iron and steel </w:t>
      </w:r>
      <w:r>
        <w:t xml:space="preserve">sectors as well as smaller producers such as the </w:t>
      </w:r>
      <w:r w:rsidR="002B0D05">
        <w:t>automotive</w:t>
      </w:r>
      <w:r>
        <w:t xml:space="preserve"> industry. </w:t>
      </w:r>
      <w:r w:rsidRPr="00256308">
        <w:rPr>
          <w:lang w:val="en-ZA"/>
        </w:rPr>
        <w:t xml:space="preserve">In SATIM, two methodologies are applied to model industrial energy consumption. The first </w:t>
      </w:r>
      <w:r w:rsidR="00CC2685">
        <w:rPr>
          <w:lang w:val="en-ZA"/>
        </w:rPr>
        <w:t>method</w:t>
      </w:r>
      <w:r w:rsidRPr="00256308">
        <w:rPr>
          <w:lang w:val="en-ZA"/>
        </w:rPr>
        <w:t xml:space="preserve"> (approach one) relies on estimates of energy service needs (lighting, cooling etc), the second </w:t>
      </w:r>
      <w:r w:rsidR="00CC2685">
        <w:rPr>
          <w:lang w:val="en-ZA"/>
        </w:rPr>
        <w:t>method</w:t>
      </w:r>
      <w:r w:rsidRPr="00256308">
        <w:rPr>
          <w:lang w:val="en-ZA"/>
        </w:rPr>
        <w:t xml:space="preserve"> (approach two) </w:t>
      </w:r>
      <w:r w:rsidR="00CC2685">
        <w:rPr>
          <w:lang w:val="en-ZA"/>
        </w:rPr>
        <w:t>utilises an</w:t>
      </w:r>
      <w:r w:rsidRPr="00256308">
        <w:rPr>
          <w:lang w:val="en-ZA"/>
        </w:rPr>
        <w:t xml:space="preserve"> estimate of the energy intensity of industrial </w:t>
      </w:r>
      <w:r w:rsidR="00A92B76">
        <w:rPr>
          <w:lang w:val="en-ZA"/>
        </w:rPr>
        <w:t xml:space="preserve">technology </w:t>
      </w:r>
      <w:r w:rsidRPr="00256308">
        <w:rPr>
          <w:lang w:val="en-ZA"/>
        </w:rPr>
        <w:t xml:space="preserve">processes. Approach two is typically applied to sectors where products are more uniform and the energy intensity of production is high. </w:t>
      </w:r>
      <w:r>
        <w:rPr>
          <w:lang w:val="en-ZA"/>
        </w:rPr>
        <w:t>Both approaches</w:t>
      </w:r>
      <w:r w:rsidRPr="00256308">
        <w:rPr>
          <w:lang w:val="en-ZA"/>
        </w:rPr>
        <w:t xml:space="preserve"> are described in more detail below.</w:t>
      </w:r>
      <w:r w:rsidR="00900ECA" w:rsidRPr="00900ECA">
        <w:t xml:space="preserve"> </w:t>
      </w:r>
    </w:p>
    <w:p w14:paraId="7E7D6D30" w14:textId="398F36C4" w:rsidR="00802E61" w:rsidRPr="00A4660B" w:rsidRDefault="00802E61" w:rsidP="00802E61">
      <w:pPr>
        <w:rPr>
          <w:lang w:val="en-ZA"/>
        </w:rPr>
      </w:pPr>
      <w:r w:rsidRPr="00A4660B">
        <w:rPr>
          <w:b/>
          <w:u w:val="single"/>
          <w:lang w:val="en-ZA"/>
        </w:rPr>
        <w:t>Approach one</w:t>
      </w:r>
      <w:r w:rsidRPr="00A4660B">
        <w:rPr>
          <w:lang w:val="en-ZA"/>
        </w:rPr>
        <w:t xml:space="preserve"> </w:t>
      </w:r>
      <w:r w:rsidR="00CE162D">
        <w:rPr>
          <w:lang w:val="en-ZA"/>
        </w:rPr>
        <w:t>is applied to the mining, chemicals, food beverages and tobacco, precious and non-</w:t>
      </w:r>
      <w:del w:id="55" w:author="Bruno Merven" w:date="2020-12-11T14:19:00Z">
        <w:r w:rsidR="00CE162D" w:rsidDel="0049521E">
          <w:rPr>
            <w:lang w:val="en-ZA"/>
          </w:rPr>
          <w:delText>feroorus</w:delText>
        </w:r>
      </w:del>
      <w:ins w:id="56" w:author="Bruno Merven" w:date="2020-12-11T14:19:00Z">
        <w:r w:rsidR="0049521E">
          <w:rPr>
            <w:lang w:val="en-ZA"/>
          </w:rPr>
          <w:t>ferrous</w:t>
        </w:r>
      </w:ins>
      <w:r w:rsidR="00CE162D">
        <w:rPr>
          <w:lang w:val="en-ZA"/>
        </w:rPr>
        <w:t xml:space="preserve"> metals and </w:t>
      </w:r>
      <w:del w:id="57" w:author="Bruno Merven" w:date="2020-12-11T14:19:00Z">
        <w:r w:rsidR="00CE162D" w:rsidDel="0049521E">
          <w:rPr>
            <w:lang w:val="en-ZA"/>
          </w:rPr>
          <w:delText>gereral</w:delText>
        </w:r>
      </w:del>
      <w:ins w:id="58" w:author="Bruno Merven" w:date="2020-12-11T14:19:00Z">
        <w:r w:rsidR="0049521E">
          <w:rPr>
            <w:lang w:val="en-ZA"/>
          </w:rPr>
          <w:t>general</w:t>
        </w:r>
      </w:ins>
      <w:r w:rsidR="00CE162D">
        <w:rPr>
          <w:lang w:val="en-ZA"/>
        </w:rPr>
        <w:t xml:space="preserve"> manufacturing. </w:t>
      </w:r>
      <w:r w:rsidR="00C67E87">
        <w:rPr>
          <w:lang w:val="en-ZA"/>
        </w:rPr>
        <w:t xml:space="preserve">In this </w:t>
      </w:r>
      <w:del w:id="59" w:author="Bruno Merven" w:date="2020-12-11T14:19:00Z">
        <w:r w:rsidR="00C67E87" w:rsidDel="0049521E">
          <w:rPr>
            <w:lang w:val="en-ZA"/>
          </w:rPr>
          <w:delText>appraoch</w:delText>
        </w:r>
      </w:del>
      <w:ins w:id="60" w:author="Bruno Merven" w:date="2020-12-11T14:19:00Z">
        <w:r w:rsidR="0049521E">
          <w:rPr>
            <w:lang w:val="en-ZA"/>
          </w:rPr>
          <w:t>approach</w:t>
        </w:r>
      </w:ins>
      <w:r w:rsidRPr="00A4660B">
        <w:rPr>
          <w:lang w:val="en-ZA"/>
        </w:rPr>
        <w:t xml:space="preserve"> an estimate of the total useful energy service requirement (e.g. Process heat, compressed air</w:t>
      </w:r>
      <w:r w:rsidR="00A92B76">
        <w:rPr>
          <w:lang w:val="en-ZA"/>
        </w:rPr>
        <w:t>, etc</w:t>
      </w:r>
      <w:r w:rsidRPr="00A4660B">
        <w:rPr>
          <w:lang w:val="en-ZA"/>
        </w:rPr>
        <w:t xml:space="preserve">), per unit of output or value added, </w:t>
      </w:r>
      <w:r w:rsidR="00CC2685">
        <w:rPr>
          <w:lang w:val="en-ZA"/>
        </w:rPr>
        <w:t>and the efficiency a</w:t>
      </w:r>
      <w:r w:rsidR="007C7E4C">
        <w:rPr>
          <w:lang w:val="en-ZA"/>
        </w:rPr>
        <w:t>t which energy services are met</w:t>
      </w:r>
      <w:r w:rsidR="00CC2685">
        <w:rPr>
          <w:lang w:val="en-ZA"/>
        </w:rPr>
        <w:t xml:space="preserve"> </w:t>
      </w:r>
      <w:r w:rsidR="00C67E87">
        <w:rPr>
          <w:lang w:val="en-ZA"/>
        </w:rPr>
        <w:t>are exogenous</w:t>
      </w:r>
      <w:r w:rsidR="007C7E4C">
        <w:rPr>
          <w:lang w:val="en-ZA"/>
        </w:rPr>
        <w:t>ly specified</w:t>
      </w:r>
      <w:r w:rsidR="00C67E87">
        <w:rPr>
          <w:lang w:val="en-ZA"/>
        </w:rPr>
        <w:t xml:space="preserve"> and allow the model to endogenously determine </w:t>
      </w:r>
      <w:r w:rsidRPr="00A4660B">
        <w:rPr>
          <w:lang w:val="en-ZA"/>
        </w:rPr>
        <w:t>final energy consumption</w:t>
      </w:r>
      <w:r w:rsidR="00C67E87">
        <w:rPr>
          <w:lang w:val="en-ZA"/>
        </w:rPr>
        <w:t xml:space="preserve"> </w:t>
      </w:r>
      <w:r w:rsidR="007D42FB">
        <w:rPr>
          <w:lang w:val="en-ZA"/>
        </w:rPr>
        <w:t>for each</w:t>
      </w:r>
      <w:r w:rsidR="00C67E87">
        <w:rPr>
          <w:lang w:val="en-ZA"/>
        </w:rPr>
        <w:t xml:space="preserve"> </w:t>
      </w:r>
      <w:r w:rsidR="007D42FB">
        <w:rPr>
          <w:lang w:val="en-ZA"/>
        </w:rPr>
        <w:t>energy service</w:t>
      </w:r>
      <w:r w:rsidR="00C67E87">
        <w:rPr>
          <w:lang w:val="en-ZA"/>
        </w:rPr>
        <w:t xml:space="preserve"> </w:t>
      </w:r>
      <w:r w:rsidR="007D42FB">
        <w:rPr>
          <w:lang w:val="en-ZA"/>
        </w:rPr>
        <w:t>in the</w:t>
      </w:r>
      <w:r w:rsidR="00C67E87">
        <w:rPr>
          <w:lang w:val="en-ZA"/>
        </w:rPr>
        <w:t xml:space="preserve"> sub-sector</w:t>
      </w:r>
      <w:r w:rsidRPr="00A4660B">
        <w:rPr>
          <w:lang w:val="en-ZA"/>
        </w:rPr>
        <w:t>.</w:t>
      </w:r>
      <w:r w:rsidRPr="00A4660B">
        <w:t xml:space="preserve"> The driver of industrial energy consumption is therefore the demand for useful energy services </w:t>
      </w:r>
      <w:r w:rsidRPr="00A4660B">
        <w:rPr>
          <w:b/>
          <w:i/>
        </w:rPr>
        <w:t>U</w:t>
      </w:r>
      <w:r w:rsidRPr="00A4660B">
        <w:t xml:space="preserve">. This is demonstrated </w:t>
      </w:r>
      <w:r w:rsidRPr="00A4660B">
        <w:rPr>
          <w:lang w:val="en-ZA"/>
        </w:rPr>
        <w:t xml:space="preserve">in </w:t>
      </w:r>
      <w:r w:rsidRPr="00387953">
        <w:rPr>
          <w:lang w:val="en-ZA"/>
        </w:rPr>
        <w:fldChar w:fldCharType="begin"/>
      </w:r>
      <w:r w:rsidRPr="00A4660B">
        <w:rPr>
          <w:lang w:val="en-ZA"/>
        </w:rPr>
        <w:instrText xml:space="preserve"> REF _Ref369771034 \h </w:instrText>
      </w:r>
      <w:r>
        <w:rPr>
          <w:lang w:val="en-ZA"/>
        </w:rPr>
        <w:instrText xml:space="preserve"> \* MERGEFORMAT </w:instrText>
      </w:r>
      <w:r w:rsidRPr="00387953">
        <w:rPr>
          <w:lang w:val="en-ZA"/>
        </w:rPr>
      </w:r>
      <w:r w:rsidRPr="00387953">
        <w:rPr>
          <w:lang w:val="en-ZA"/>
        </w:rPr>
        <w:fldChar w:fldCharType="separate"/>
      </w:r>
      <w:r w:rsidRPr="00A4660B">
        <w:t xml:space="preserve">Figure </w:t>
      </w:r>
      <w:r>
        <w:rPr>
          <w:noProof/>
        </w:rPr>
        <w:t>6</w:t>
      </w:r>
      <w:r w:rsidRPr="00387953">
        <w:rPr>
          <w:lang w:val="en-ZA"/>
        </w:rPr>
        <w:fldChar w:fldCharType="end"/>
      </w:r>
      <w:r w:rsidRPr="00A4660B">
        <w:rPr>
          <w:lang w:val="en-ZA"/>
        </w:rPr>
        <w:t>, where the level of useful energy services needed, in this case process heating, and the efficiency of the boiler, determines the amount of final energy (coal) consumed.</w:t>
      </w:r>
    </w:p>
    <w:p w14:paraId="2CD2C6F8" w14:textId="77777777" w:rsidR="00802E61" w:rsidRPr="00A4660B" w:rsidRDefault="00802E61" w:rsidP="00802E61">
      <w:pPr>
        <w:rPr>
          <w:lang w:val="en-ZA"/>
        </w:rPr>
      </w:pPr>
      <w:r w:rsidRPr="006C1538">
        <w:rPr>
          <w:noProof/>
          <w:lang w:val="en-US"/>
        </w:rPr>
        <mc:AlternateContent>
          <mc:Choice Requires="wpg">
            <w:drawing>
              <wp:inline distT="0" distB="0" distL="0" distR="0" wp14:anchorId="45015950" wp14:editId="759A0E0E">
                <wp:extent cx="4114800" cy="660400"/>
                <wp:effectExtent l="0" t="25400" r="25400" b="101600"/>
                <wp:docPr id="292" name="Group 292"/>
                <wp:cNvGraphicFramePr/>
                <a:graphic xmlns:a="http://schemas.openxmlformats.org/drawingml/2006/main">
                  <a:graphicData uri="http://schemas.microsoft.com/office/word/2010/wordprocessingGroup">
                    <wpg:wgp>
                      <wpg:cNvGrpSpPr/>
                      <wpg:grpSpPr>
                        <a:xfrm>
                          <a:off x="0" y="0"/>
                          <a:ext cx="4114800" cy="660400"/>
                          <a:chOff x="0" y="0"/>
                          <a:chExt cx="4410075" cy="733245"/>
                        </a:xfrm>
                      </wpg:grpSpPr>
                      <wps:wsp>
                        <wps:cNvPr id="293" name="Rectangle 293"/>
                        <wps:cNvSpPr/>
                        <wps:spPr>
                          <a:xfrm>
                            <a:off x="1609725" y="0"/>
                            <a:ext cx="1121434" cy="733245"/>
                          </a:xfrm>
                          <a:prstGeom prst="rect">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E0F2248" w14:textId="77777777" w:rsidR="00BF7724" w:rsidRPr="006E78EC" w:rsidRDefault="00BF7724" w:rsidP="00802E61">
                              <w:pPr>
                                <w:jc w:val="center"/>
                                <w:rPr>
                                  <w:color w:val="000000" w:themeColor="text1"/>
                                  <w:lang w:val="en-ZA"/>
                                </w:rPr>
                              </w:pPr>
                              <w:r w:rsidRPr="006E78EC">
                                <w:rPr>
                                  <w:color w:val="000000" w:themeColor="text1"/>
                                  <w:lang w:val="en-ZA"/>
                                </w:rPr>
                                <w:t>Coal boiler</w:t>
                              </w:r>
                            </w:p>
                            <w:p w14:paraId="75A2CCD7" w14:textId="13A7B440" w:rsidR="00BF7724" w:rsidRPr="006E78EC" w:rsidRDefault="00BF7724" w:rsidP="00802E61">
                              <w:pPr>
                                <w:jc w:val="center"/>
                                <w:rPr>
                                  <w:color w:val="000000" w:themeColor="text1"/>
                                  <w:lang w:val="en-ZA"/>
                                </w:rPr>
                              </w:pPr>
                              <w:r w:rsidRPr="006E78EC">
                                <w:rPr>
                                  <w:color w:val="000000" w:themeColor="text1"/>
                                  <w:lang w:val="en-ZA"/>
                                </w:rPr>
                                <w:t>(% Efficiency)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Straight Arrow Connector 294"/>
                        <wps:cNvCnPr/>
                        <wps:spPr>
                          <a:xfrm>
                            <a:off x="733425" y="371475"/>
                            <a:ext cx="854016" cy="0"/>
                          </a:xfrm>
                          <a:prstGeom prst="straightConnector1">
                            <a:avLst/>
                          </a:prstGeom>
                          <a:ln w="12700" cmpd="sng">
                            <a:tailEnd type="triangle"/>
                          </a:ln>
                        </wps:spPr>
                        <wps:style>
                          <a:lnRef idx="2">
                            <a:schemeClr val="accent1"/>
                          </a:lnRef>
                          <a:fillRef idx="0">
                            <a:schemeClr val="accent1"/>
                          </a:fillRef>
                          <a:effectRef idx="1">
                            <a:schemeClr val="accent1"/>
                          </a:effectRef>
                          <a:fontRef idx="minor">
                            <a:schemeClr val="tx1"/>
                          </a:fontRef>
                        </wps:style>
                        <wps:bodyPr/>
                      </wps:wsp>
                      <wps:wsp>
                        <wps:cNvPr id="295" name="Straight Arrow Connector 295"/>
                        <wps:cNvCnPr/>
                        <wps:spPr>
                          <a:xfrm>
                            <a:off x="2771775" y="371475"/>
                            <a:ext cx="552091" cy="0"/>
                          </a:xfrm>
                          <a:prstGeom prst="straightConnector1">
                            <a:avLst/>
                          </a:prstGeom>
                          <a:ln w="12700" cmpd="sng">
                            <a:tailEnd type="triangle"/>
                          </a:ln>
                        </wps:spPr>
                        <wps:style>
                          <a:lnRef idx="2">
                            <a:schemeClr val="accent1"/>
                          </a:lnRef>
                          <a:fillRef idx="0">
                            <a:schemeClr val="accent1"/>
                          </a:fillRef>
                          <a:effectRef idx="1">
                            <a:schemeClr val="accent1"/>
                          </a:effectRef>
                          <a:fontRef idx="minor">
                            <a:schemeClr val="tx1"/>
                          </a:fontRef>
                        </wps:style>
                        <wps:bodyPr/>
                      </wps:wsp>
                      <wps:wsp>
                        <wps:cNvPr id="296" name="Text Box 2"/>
                        <wps:cNvSpPr txBox="1">
                          <a:spLocks noChangeArrowheads="1"/>
                        </wps:cNvSpPr>
                        <wps:spPr bwMode="auto">
                          <a:xfrm>
                            <a:off x="3314700" y="194854"/>
                            <a:ext cx="1095375" cy="396240"/>
                          </a:xfrm>
                          <a:prstGeom prst="rect">
                            <a:avLst/>
                          </a:prstGeom>
                          <a:solidFill>
                            <a:srgbClr val="FFFFFF"/>
                          </a:solidFill>
                          <a:ln w="19050" cmpd="sng">
                            <a:solidFill>
                              <a:srgbClr val="000000"/>
                            </a:solidFill>
                            <a:miter lim="800000"/>
                            <a:headEnd/>
                            <a:tailEnd/>
                          </a:ln>
                        </wps:spPr>
                        <wps:txbx>
                          <w:txbxContent>
                            <w:p w14:paraId="7024E4F6" w14:textId="77777777" w:rsidR="00BF7724" w:rsidRPr="006E78EC" w:rsidRDefault="00BF7724" w:rsidP="00802E61">
                              <w:r w:rsidRPr="006E78EC">
                                <w:rPr>
                                  <w:lang w:val="en-ZA"/>
                                </w:rPr>
                                <w:t>Process Heat - PJ</w:t>
                              </w:r>
                            </w:p>
                          </w:txbxContent>
                        </wps:txbx>
                        <wps:bodyPr rot="0" vert="horz" wrap="square" lIns="91440" tIns="45720" rIns="91440" bIns="45720" anchor="t" anchorCtr="0">
                          <a:noAutofit/>
                        </wps:bodyPr>
                      </wps:wsp>
                      <wps:wsp>
                        <wps:cNvPr id="304" name="Text Box 2"/>
                        <wps:cNvSpPr txBox="1">
                          <a:spLocks noChangeArrowheads="1"/>
                        </wps:cNvSpPr>
                        <wps:spPr bwMode="auto">
                          <a:xfrm>
                            <a:off x="0" y="161925"/>
                            <a:ext cx="695325" cy="361950"/>
                          </a:xfrm>
                          <a:prstGeom prst="rect">
                            <a:avLst/>
                          </a:prstGeom>
                          <a:solidFill>
                            <a:srgbClr val="FFFFFF"/>
                          </a:solidFill>
                          <a:ln w="19050" cmpd="sng">
                            <a:solidFill>
                              <a:srgbClr val="000000"/>
                            </a:solidFill>
                            <a:miter lim="800000"/>
                            <a:headEnd/>
                            <a:tailEnd/>
                          </a:ln>
                        </wps:spPr>
                        <wps:txbx>
                          <w:txbxContent>
                            <w:p w14:paraId="465C4224" w14:textId="77777777" w:rsidR="00BF7724" w:rsidRPr="006E78EC" w:rsidRDefault="00BF7724" w:rsidP="00802E61">
                              <w:r w:rsidRPr="006E78EC">
                                <w:rPr>
                                  <w:lang w:val="en-ZA"/>
                                </w:rPr>
                                <w:t>Coal - PJ</w:t>
                              </w:r>
                            </w:p>
                          </w:txbxContent>
                        </wps:txbx>
                        <wps:bodyPr rot="0" vert="horz" wrap="square" lIns="91440" tIns="45720" rIns="91440" bIns="45720" anchor="t" anchorCtr="0">
                          <a:noAutofit/>
                        </wps:bodyPr>
                      </wps:wsp>
                    </wpg:wgp>
                  </a:graphicData>
                </a:graphic>
              </wp:inline>
            </w:drawing>
          </mc:Choice>
          <mc:Fallback>
            <w:pict>
              <v:group w14:anchorId="45015950" id="Group 292" o:spid="_x0000_s1121" style="width:324pt;height:52pt;mso-position-horizontal-relative:char;mso-position-vertical-relative:line" coordsize="44100,7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">
                <v:rect id="Rectangle 293" o:spid="_x0000_s1122" style="position:absolute;left:16097;width:11214;height:7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" filled="f" strokecolor="black [3213]" strokeweight="1.5pt">
                  <v:shadow on="t" color="black" opacity="22937f" origin=",.5" offset="0,.63889mm"/>
                  <v:textbox>
                    <w:txbxContent>
                      <w:p w14:paraId="0E0F2248" w14:textId="77777777" w:rsidR="00BF7724" w:rsidRPr="006E78EC" w:rsidRDefault="00BF7724" w:rsidP="00802E61">
                        <w:pPr>
                          <w:jc w:val="center"/>
                          <w:rPr>
                            <w:color w:val="000000" w:themeColor="text1"/>
                            <w:lang w:val="en-ZA"/>
                          </w:rPr>
                        </w:pPr>
                        <w:r w:rsidRPr="006E78EC">
                          <w:rPr>
                            <w:color w:val="000000" w:themeColor="text1"/>
                            <w:lang w:val="en-ZA"/>
                          </w:rPr>
                          <w:t>Coal boiler</w:t>
                        </w:r>
                      </w:p>
                      <w:p w14:paraId="75A2CCD7" w14:textId="13A7B440" w:rsidR="00BF7724" w:rsidRPr="006E78EC" w:rsidRDefault="00BF7724" w:rsidP="00802E61">
                        <w:pPr>
                          <w:jc w:val="center"/>
                          <w:rPr>
                            <w:color w:val="000000" w:themeColor="text1"/>
                            <w:lang w:val="en-ZA"/>
                          </w:rPr>
                        </w:pPr>
                        <w:r w:rsidRPr="006E78EC">
                          <w:rPr>
                            <w:color w:val="000000" w:themeColor="text1"/>
                            <w:lang w:val="en-ZA"/>
                          </w:rPr>
                          <w:t>(% Efficiency)</w:t>
                        </w:r>
                      </w:p>
                    </w:txbxContent>
                  </v:textbox>
                </v:rect>
                <v:shape id="Straight Arrow Connector 294" o:spid="_x0000_s1123" type="#_x0000_t32" style="position:absolute;left:7334;top:3714;width:85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" strokecolor="#4f81bd [3204]" strokeweight="1pt">
                  <v:stroke endarrow="block"/>
                  <v:shadow on="t" color="black" opacity="24903f" origin=",.5" offset="0,.55556mm"/>
                </v:shape>
                <v:shape id="Straight Arrow Connector 295" o:spid="_x0000_s1124" type="#_x0000_t32" style="position:absolute;left:27717;top:3714;width:55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" strokecolor="#4f81bd [3204]" strokeweight="1pt">
                  <v:stroke endarrow="block"/>
                  <v:shadow on="t" color="black" opacity="24903f" origin=",.5" offset="0,.55556mm"/>
                </v:shape>
                <v:shape id="Text Box 2" o:spid="_x0000_s1125" type="#_x0000_t202" style="position:absolute;left:33147;top:1948;width:1095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" strokeweight="1.5pt">
                  <v:textbox>
                    <w:txbxContent>
                      <w:p w14:paraId="7024E4F6" w14:textId="77777777" w:rsidR="00BF7724" w:rsidRPr="006E78EC" w:rsidRDefault="00BF7724" w:rsidP="00802E61">
                        <w:r w:rsidRPr="006E78EC">
                          <w:rPr>
                            <w:lang w:val="en-ZA"/>
                          </w:rPr>
                          <w:t>Process Heat - PJ</w:t>
                        </w:r>
                      </w:p>
                    </w:txbxContent>
                  </v:textbox>
                </v:shape>
                <v:shape id="Text Box 2" o:spid="_x0000_s1126" type="#_x0000_t202" style="position:absolute;top:1619;width:695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" strokeweight="1.5pt">
                  <v:textbox>
                    <w:txbxContent>
                      <w:p w14:paraId="465C4224" w14:textId="77777777" w:rsidR="00BF7724" w:rsidRPr="006E78EC" w:rsidRDefault="00BF7724" w:rsidP="00802E61">
                        <w:r w:rsidRPr="006E78EC">
                          <w:rPr>
                            <w:lang w:val="en-ZA"/>
                          </w:rPr>
                          <w:t>Coal - PJ</w:t>
                        </w:r>
                      </w:p>
                    </w:txbxContent>
                  </v:textbox>
                </v:shape>
                <w10:anchorlock/>
              </v:group>
            </w:pict>
          </mc:Fallback>
        </mc:AlternateContent>
      </w:r>
    </w:p>
    <w:p w14:paraId="6FD836BC" w14:textId="5870264E" w:rsidR="00802E61" w:rsidRPr="00A4660B" w:rsidRDefault="00802E61" w:rsidP="00D96833">
      <w:pPr>
        <w:pStyle w:val="Caption"/>
        <w:rPr>
          <w:lang w:val="en-ZA"/>
        </w:rPr>
      </w:pPr>
      <w:bookmarkStart w:id="61" w:name="_Ref369771034"/>
      <w:r w:rsidRPr="00A4660B">
        <w:t xml:space="preserve">Figure </w:t>
      </w:r>
      <w:r>
        <w:fldChar w:fldCharType="begin"/>
      </w:r>
      <w:r>
        <w:instrText xml:space="preserve"> SEQ Figure \* ARABIC </w:instrText>
      </w:r>
      <w:r>
        <w:fldChar w:fldCharType="separate"/>
      </w:r>
      <w:r w:rsidR="006E3FA2">
        <w:rPr>
          <w:noProof/>
        </w:rPr>
        <w:t>7</w:t>
      </w:r>
      <w:r>
        <w:rPr>
          <w:noProof/>
        </w:rPr>
        <w:fldChar w:fldCharType="end"/>
      </w:r>
      <w:bookmarkEnd w:id="61"/>
      <w:r w:rsidRPr="00A4660B">
        <w:rPr>
          <w:lang w:val="en-ZA"/>
        </w:rPr>
        <w:t>: Technology representation in approach one subsectors in industry – example of a boiler technology</w:t>
      </w:r>
    </w:p>
    <w:p w14:paraId="54B8CAA6" w14:textId="77777777" w:rsidR="00802E61" w:rsidRPr="00A4660B" w:rsidRDefault="00802E61" w:rsidP="00802E61">
      <w:r w:rsidRPr="00A4660B">
        <w:t xml:space="preserve">The estimate of base year demand for useful energy services </w:t>
      </w:r>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i,T,f,u</m:t>
            </m:r>
          </m:sub>
        </m:sSub>
      </m:oMath>
      <w:r w:rsidRPr="00A4660B">
        <w:t xml:space="preserve"> is calculated for each industry subsector </w:t>
      </w:r>
      <w:r w:rsidRPr="00A4660B">
        <w:rPr>
          <w:b/>
          <w:i/>
        </w:rPr>
        <w:t>i</w:t>
      </w:r>
      <w:r w:rsidRPr="00A4660B">
        <w:rPr>
          <w:i/>
        </w:rPr>
        <w:t>,</w:t>
      </w:r>
      <w:r w:rsidRPr="00A4660B">
        <w:t xml:space="preserve"> technology </w:t>
      </w:r>
      <w:r w:rsidRPr="00A4660B">
        <w:rPr>
          <w:b/>
          <w:i/>
        </w:rPr>
        <w:t>T</w:t>
      </w:r>
      <w:r w:rsidRPr="00A4660B">
        <w:rPr>
          <w:i/>
        </w:rPr>
        <w:t xml:space="preserve">, </w:t>
      </w:r>
      <w:r w:rsidRPr="00A4660B">
        <w:t xml:space="preserve">fuel or commodity </w:t>
      </w:r>
      <w:r w:rsidRPr="00A4660B">
        <w:rPr>
          <w:b/>
          <w:i/>
        </w:rPr>
        <w:t>f,</w:t>
      </w:r>
      <w:r w:rsidRPr="00A4660B">
        <w:t xml:space="preserve"> and enduse service </w:t>
      </w:r>
      <w:r w:rsidRPr="00A4660B">
        <w:rPr>
          <w:b/>
          <w:i/>
        </w:rPr>
        <w:t>u</w:t>
      </w:r>
      <w:r w:rsidRPr="00A4660B">
        <w:rPr>
          <w:i/>
        </w:rPr>
        <w:t xml:space="preserve"> </w:t>
      </w:r>
      <w:r w:rsidRPr="00A4660B">
        <w:t xml:space="preserve">(heating, lighting etc.) using the equation below: </w:t>
      </w:r>
    </w:p>
    <w:p w14:paraId="504321FD" w14:textId="77777777" w:rsidR="00802E61" w:rsidRPr="00A4660B" w:rsidRDefault="00BF7724" w:rsidP="00802E61">
      <w:pPr>
        <w:jc w:val="center"/>
        <w:rPr>
          <w:b/>
        </w:rPr>
      </w:pPr>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i,T,f,u</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η</m:t>
            </m:r>
          </m:e>
          <m:sub>
            <m:r>
              <m:rPr>
                <m:sty m:val="bi"/>
              </m:rPr>
              <w:rPr>
                <w:rFonts w:ascii="Cambria Math" w:hAnsi="Cambria Math"/>
              </w:rPr>
              <m:t>i,T,f,u</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i,T,f,u</m:t>
            </m:r>
          </m:sub>
        </m:sSub>
      </m:oMath>
      <w:r w:rsidR="00802E61" w:rsidRPr="00A4660B">
        <w:rPr>
          <w:b/>
        </w:rPr>
        <w:t xml:space="preserve">             </w:t>
      </w:r>
    </w:p>
    <w:p w14:paraId="3A7BBF07" w14:textId="296335CD" w:rsidR="00802E61" w:rsidRPr="00A4660B" w:rsidRDefault="002B0D05" w:rsidP="00802E61">
      <w:pPr>
        <w:ind w:left="426"/>
      </w:pPr>
      <w:r w:rsidRPr="00A4660B">
        <w:t>Where</w:t>
      </w:r>
      <w:r w:rsidR="00802E61" w:rsidRPr="00A4660B">
        <w:t xml:space="preserve"> </w:t>
      </w:r>
      <m:oMath>
        <m:sSub>
          <m:sSubPr>
            <m:ctrlPr>
              <w:rPr>
                <w:rFonts w:ascii="Cambria Math" w:hAnsi="Cambria Math"/>
              </w:rPr>
            </m:ctrlPr>
          </m:sSubPr>
          <m:e>
            <m:r>
              <w:rPr>
                <w:rFonts w:ascii="Cambria Math" w:hAnsi="Cambria Math"/>
              </w:rPr>
              <m:t>η</m:t>
            </m:r>
          </m:e>
          <m:sub>
            <m:r>
              <w:rPr>
                <w:rFonts w:ascii="Cambria Math" w:hAnsi="Cambria Math"/>
              </w:rPr>
              <m:t>i,T,f</m:t>
            </m:r>
          </m:sub>
        </m:sSub>
      </m:oMath>
      <w:r w:rsidR="00802E61" w:rsidRPr="00A4660B">
        <w:t>is the technology efficiency, and the final energy consumed to supply the energy service is calculated according to the share of technologies supplying the energy service</w:t>
      </w:r>
    </w:p>
    <w:p w14:paraId="385C3A66" w14:textId="77777777" w:rsidR="00802E61" w:rsidRPr="00A4660B" w:rsidRDefault="00BF7724" w:rsidP="00802E61">
      <w:pPr>
        <w:jc w:val="center"/>
        <w:rPr>
          <w:lang w:val="en-US"/>
        </w:rPr>
      </w:pPr>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 xml:space="preserve">i,T,f,u </m:t>
            </m:r>
          </m:sub>
        </m:sSub>
        <m:r>
          <m:rPr>
            <m:sty m:val="bi"/>
          </m:rPr>
          <w:rPr>
            <w:rFonts w:ascii="Cambria Math" w:hAnsi="Cambria Math"/>
          </w:rPr>
          <m:t xml:space="preserve">= </m:t>
        </m:r>
        <m:sSub>
          <m:sSubPr>
            <m:ctrlPr>
              <w:rPr>
                <w:rFonts w:ascii="Cambria Math" w:hAnsi="Cambria Math"/>
                <w:b/>
              </w:rPr>
            </m:ctrlPr>
          </m:sSubPr>
          <m:e>
            <m:r>
              <m:rPr>
                <m:sty m:val="bi"/>
              </m:rPr>
              <w:rPr>
                <w:rFonts w:ascii="Cambria Math" w:hAnsi="Cambria Math"/>
              </w:rPr>
              <m:t>S</m:t>
            </m:r>
          </m:e>
          <m:sub>
            <m:r>
              <m:rPr>
                <m:sty m:val="bi"/>
              </m:rPr>
              <w:rPr>
                <w:rFonts w:ascii="Cambria Math" w:hAnsi="Cambria Math"/>
              </w:rPr>
              <m:t xml:space="preserve">i,T,f </m:t>
            </m:r>
          </m:sub>
        </m:sSub>
        <m:r>
          <m:rPr>
            <m:sty m:val="bi"/>
          </m:rPr>
          <w:rPr>
            <w:rFonts w:ascii="Cambria Math" w:hAnsi="Cambria Math"/>
          </w:rPr>
          <m:t>×</m:t>
        </m:r>
        <m:sSup>
          <m:sSupPr>
            <m:ctrlPr>
              <w:rPr>
                <w:rFonts w:ascii="Cambria Math" w:hAnsi="Cambria Math"/>
                <w:b/>
              </w:rPr>
            </m:ctrlPr>
          </m:sSupPr>
          <m:e>
            <m:sSub>
              <m:sSubPr>
                <m:ctrlPr>
                  <w:rPr>
                    <w:rFonts w:ascii="Cambria Math" w:hAnsi="Cambria Math"/>
                    <w:b/>
                  </w:rPr>
                </m:ctrlPr>
              </m:sSubPr>
              <m:e>
                <m:sSup>
                  <m:sSupPr>
                    <m:ctrlPr>
                      <w:rPr>
                        <w:rFonts w:ascii="Cambria Math" w:hAnsi="Cambria Math"/>
                        <w:b/>
                      </w:rPr>
                    </m:ctrlPr>
                  </m:sSupPr>
                  <m:e>
                    <m:r>
                      <m:rPr>
                        <m:sty m:val="bi"/>
                      </m:rPr>
                      <w:rPr>
                        <w:rFonts w:ascii="Cambria Math" w:hAnsi="Cambria Math"/>
                      </w:rPr>
                      <m:t>U</m:t>
                    </m:r>
                  </m:e>
                  <m:sup>
                    <m:r>
                      <m:rPr>
                        <m:sty m:val="bi"/>
                      </m:rPr>
                      <w:rPr>
                        <w:rFonts w:ascii="Cambria Math" w:hAnsi="Cambria Math" w:hint="eastAsia"/>
                      </w:rPr>
                      <m:t>'</m:t>
                    </m:r>
                  </m:sup>
                </m:sSup>
              </m:e>
              <m:sub>
                <m:r>
                  <m:rPr>
                    <m:sty m:val="bi"/>
                  </m:rPr>
                  <w:rPr>
                    <w:rFonts w:ascii="Cambria Math" w:hAnsi="Cambria Math"/>
                  </w:rPr>
                  <m:t>f,i,u</m:t>
                </m:r>
              </m:sub>
            </m:sSub>
          </m:e>
          <m:sup/>
        </m:sSup>
        <m:r>
          <m:rPr>
            <m:sty m:val="bi"/>
          </m:rPr>
          <w:rPr>
            <w:rFonts w:ascii="Cambria Math" w:hAnsi="Cambria Math"/>
          </w:rPr>
          <m:t>×</m:t>
        </m:r>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f,i</m:t>
            </m:r>
          </m:sub>
        </m:sSub>
      </m:oMath>
      <w:r w:rsidR="00802E61" w:rsidRPr="00A4660B">
        <w:rPr>
          <w:lang w:val="en-US"/>
        </w:rPr>
        <w:t xml:space="preserve">    </w:t>
      </w:r>
    </w:p>
    <w:p w14:paraId="45392023" w14:textId="77777777" w:rsidR="00802E61" w:rsidRPr="00A4660B" w:rsidRDefault="00802E61" w:rsidP="00802E61">
      <w:pPr>
        <w:ind w:left="426"/>
      </w:pPr>
      <w:r w:rsidRPr="00A4660B">
        <w:t>where</w:t>
      </w:r>
    </w:p>
    <w:p w14:paraId="3B92CAB0" w14:textId="77777777" w:rsidR="00802E61" w:rsidRPr="00A4660B" w:rsidRDefault="00BF7724" w:rsidP="00802E61">
      <w:pPr>
        <w:ind w:left="709"/>
      </w:pPr>
      <m:oMath>
        <m:sSub>
          <m:sSubPr>
            <m:ctrlPr>
              <w:rPr>
                <w:rFonts w:ascii="Cambria Math" w:hAnsi="Cambria Math"/>
                <w:b/>
              </w:rPr>
            </m:ctrlPr>
          </m:sSubPr>
          <m:e>
            <m:r>
              <m:rPr>
                <m:sty m:val="bi"/>
              </m:rPr>
              <w:rPr>
                <w:rFonts w:ascii="Cambria Math" w:hAnsi="Cambria Math"/>
              </w:rPr>
              <m:t>E</m:t>
            </m:r>
          </m:e>
          <m:sub>
            <m:r>
              <m:rPr>
                <m:sty m:val="bi"/>
              </m:rPr>
              <w:rPr>
                <w:rFonts w:ascii="Cambria Math" w:hAnsi="Cambria Math"/>
              </w:rPr>
              <m:t>f,i</m:t>
            </m:r>
          </m:sub>
        </m:sSub>
      </m:oMath>
      <w:r w:rsidR="00802E61" w:rsidRPr="00A4660B">
        <w:rPr>
          <w:b/>
        </w:rPr>
        <w:t xml:space="preserve"> </w:t>
      </w:r>
      <w:r w:rsidR="00802E61" w:rsidRPr="00A4660B">
        <w:t xml:space="preserve">is total final consumption of fuel </w:t>
      </w:r>
      <w:r w:rsidR="00802E61" w:rsidRPr="00A4660B">
        <w:rPr>
          <w:b/>
          <w:i/>
        </w:rPr>
        <w:t xml:space="preserve">f </w:t>
      </w:r>
      <w:r w:rsidR="00802E61" w:rsidRPr="00A4660B">
        <w:t xml:space="preserve"> by subsector</w:t>
      </w:r>
      <w:r w:rsidR="00802E61" w:rsidRPr="00A4660B">
        <w:rPr>
          <w:b/>
          <w:i/>
        </w:rPr>
        <w:t xml:space="preserve"> i</w:t>
      </w:r>
      <w:r w:rsidR="00802E61" w:rsidRPr="00A4660B">
        <w:t xml:space="preserve"> (Joules), and </w:t>
      </w:r>
    </w:p>
    <w:p w14:paraId="097691F7" w14:textId="77777777" w:rsidR="00802E61" w:rsidRPr="00A4660B" w:rsidRDefault="00BF7724" w:rsidP="00802E61">
      <w:pPr>
        <w:ind w:left="709"/>
        <w:rPr>
          <w:color w:val="FF0000"/>
          <w:lang w:val="en-ZA"/>
        </w:rPr>
      </w:pPr>
      <m:oMath>
        <m:sSub>
          <m:sSubPr>
            <m:ctrlPr>
              <w:rPr>
                <w:rFonts w:ascii="Cambria Math" w:hAnsi="Cambria Math"/>
                <w:b/>
              </w:rPr>
            </m:ctrlPr>
          </m:sSubPr>
          <m:e>
            <m:sSup>
              <m:sSupPr>
                <m:ctrlPr>
                  <w:rPr>
                    <w:rFonts w:ascii="Cambria Math" w:hAnsi="Cambria Math"/>
                    <w:b/>
                  </w:rPr>
                </m:ctrlPr>
              </m:sSupPr>
              <m:e>
                <m:r>
                  <m:rPr>
                    <m:sty m:val="bi"/>
                  </m:rPr>
                  <w:rPr>
                    <w:rFonts w:ascii="Cambria Math" w:hAnsi="Cambria Math"/>
                  </w:rPr>
                  <m:t>U</m:t>
                </m:r>
              </m:e>
              <m:sup>
                <m:r>
                  <m:rPr>
                    <m:sty m:val="bi"/>
                  </m:rPr>
                  <w:rPr>
                    <w:rFonts w:ascii="Cambria Math" w:hAnsi="Cambria Math" w:hint="eastAsia"/>
                  </w:rPr>
                  <m:t>'</m:t>
                </m:r>
              </m:sup>
            </m:sSup>
          </m:e>
          <m:sub>
            <m:r>
              <m:rPr>
                <m:sty m:val="bi"/>
              </m:rPr>
              <w:rPr>
                <w:rFonts w:ascii="Cambria Math" w:hAnsi="Cambria Math"/>
              </w:rPr>
              <m:t>f,i,u</m:t>
            </m:r>
          </m:sub>
        </m:sSub>
      </m:oMath>
      <w:r w:rsidR="00802E61" w:rsidRPr="00A4660B">
        <w:t xml:space="preserve"> is the % share of final energy supplying end use service </w:t>
      </w:r>
      <w:r w:rsidR="00802E61" w:rsidRPr="00A4660B">
        <w:rPr>
          <w:b/>
          <w:i/>
        </w:rPr>
        <w:t>u</w:t>
      </w:r>
      <w:r w:rsidR="00802E61" w:rsidRPr="00A4660B">
        <w:t xml:space="preserve"> </w:t>
      </w:r>
    </w:p>
    <w:p w14:paraId="24CA63E9" w14:textId="77777777" w:rsidR="00802E61" w:rsidRPr="00A4660B" w:rsidRDefault="00BF7724" w:rsidP="00802E61">
      <w:pPr>
        <w:ind w:left="709"/>
        <w:rPr>
          <w:color w:val="FF0000"/>
        </w:rPr>
      </w:pP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i,T,f</m:t>
            </m:r>
          </m:sub>
        </m:sSub>
      </m:oMath>
      <w:r w:rsidR="00802E61" w:rsidRPr="00A4660B">
        <w:t xml:space="preserve"> is the % share of technology </w:t>
      </w:r>
      <w:r w:rsidR="00802E61" w:rsidRPr="00A4660B">
        <w:rPr>
          <w:b/>
          <w:i/>
        </w:rPr>
        <w:t>T</w:t>
      </w:r>
      <w:r w:rsidR="00802E61" w:rsidRPr="00A4660B">
        <w:t xml:space="preserve"> assumed to supply the enduse service </w:t>
      </w:r>
    </w:p>
    <w:p w14:paraId="03679772" w14:textId="46530BAD" w:rsidR="00802E61" w:rsidRDefault="00802E61" w:rsidP="00802E61">
      <w:pPr>
        <w:rPr>
          <w:lang w:val="en-ZA"/>
        </w:rPr>
      </w:pPr>
      <w:r>
        <w:t>Assump</w:t>
      </w:r>
      <w:r w:rsidRPr="00A4660B">
        <w:t xml:space="preserve">tions around technology efficiency and </w:t>
      </w:r>
      <w:r w:rsidR="007C7E4C">
        <w:t>energy service levels</w:t>
      </w:r>
      <w:r w:rsidRPr="00A4660B">
        <w:t xml:space="preserve"> </w:t>
      </w:r>
      <w:r w:rsidR="007C7E4C">
        <w:t>are drawn</w:t>
      </w:r>
      <w:r w:rsidRPr="00A4660B">
        <w:t xml:space="preserve"> from literature and from energy audits and surveys</w:t>
      </w:r>
      <w:r w:rsidRPr="00A4660B">
        <w:rPr>
          <w:lang w:val="en-ZA"/>
        </w:rPr>
        <w:t>.</w:t>
      </w:r>
    </w:p>
    <w:p w14:paraId="3829B3ED" w14:textId="293EF48C" w:rsidR="00802E61" w:rsidRPr="00A4660B" w:rsidRDefault="00802E61" w:rsidP="00802E61">
      <w:pPr>
        <w:rPr>
          <w:lang w:val="en-ZA"/>
        </w:rPr>
      </w:pPr>
      <w:r w:rsidRPr="00A4660B">
        <w:rPr>
          <w:b/>
          <w:u w:val="single"/>
          <w:lang w:val="en-ZA"/>
        </w:rPr>
        <w:t>Approach two</w:t>
      </w:r>
      <w:r w:rsidR="00CE162D">
        <w:rPr>
          <w:lang w:val="en-ZA"/>
        </w:rPr>
        <w:t xml:space="preserve"> is used for the Iron and Steel, Ferroalloys, Non-metallic minerals and pulp and paper sectors. T</w:t>
      </w:r>
      <w:r w:rsidRPr="00A4660B">
        <w:rPr>
          <w:lang w:val="en-ZA"/>
        </w:rPr>
        <w:t xml:space="preserve">he demand for final energy </w:t>
      </w:r>
      <w:r w:rsidR="00CE162D">
        <w:rPr>
          <w:lang w:val="en-ZA"/>
        </w:rPr>
        <w:t>in these sectors</w:t>
      </w:r>
      <w:r w:rsidRPr="00A4660B">
        <w:rPr>
          <w:lang w:val="en-ZA"/>
        </w:rPr>
        <w:t xml:space="preserve"> is </w:t>
      </w:r>
      <w:r w:rsidR="00137E4E">
        <w:rPr>
          <w:lang w:val="en-ZA"/>
        </w:rPr>
        <w:t>calculated endogenously</w:t>
      </w:r>
      <w:r w:rsidRPr="00A4660B">
        <w:rPr>
          <w:lang w:val="en-ZA"/>
        </w:rPr>
        <w:t xml:space="preserve"> </w:t>
      </w:r>
      <w:r w:rsidR="00137E4E">
        <w:rPr>
          <w:lang w:val="en-ZA"/>
        </w:rPr>
        <w:t>based on the</w:t>
      </w:r>
      <w:r w:rsidRPr="00A4660B">
        <w:t xml:space="preserve"> energy intensities specific to technology processes</w:t>
      </w:r>
      <w:r w:rsidR="00137E4E">
        <w:t xml:space="preserve"> and the</w:t>
      </w:r>
      <w:r w:rsidR="00474015">
        <w:t>ir</w:t>
      </w:r>
      <w:r w:rsidR="00137E4E">
        <w:t xml:space="preserve"> level of production</w:t>
      </w:r>
      <w:r w:rsidRPr="00A4660B">
        <w:t>. For example</w:t>
      </w:r>
      <w:r w:rsidR="00900ECA">
        <w:t xml:space="preserve"> in</w:t>
      </w:r>
      <w:r w:rsidRPr="00A4660B">
        <w:t xml:space="preserve"> </w:t>
      </w:r>
      <w:r w:rsidRPr="00387953">
        <w:rPr>
          <w:lang w:val="en-ZA"/>
        </w:rPr>
        <w:fldChar w:fldCharType="begin"/>
      </w:r>
      <w:r w:rsidRPr="00A4660B">
        <w:rPr>
          <w:lang w:val="en-ZA"/>
        </w:rPr>
        <w:instrText xml:space="preserve"> REF _Ref495582069 \h </w:instrText>
      </w:r>
      <w:r>
        <w:rPr>
          <w:lang w:val="en-ZA"/>
        </w:rPr>
        <w:instrText xml:space="preserve"> \* MERGEFORMAT </w:instrText>
      </w:r>
      <w:r w:rsidRPr="00387953">
        <w:rPr>
          <w:lang w:val="en-ZA"/>
        </w:rPr>
      </w:r>
      <w:r w:rsidRPr="00387953">
        <w:rPr>
          <w:lang w:val="en-ZA"/>
        </w:rPr>
        <w:fldChar w:fldCharType="separate"/>
      </w:r>
      <w:r w:rsidRPr="00A4660B">
        <w:t xml:space="preserve">Figure </w:t>
      </w:r>
      <w:r>
        <w:rPr>
          <w:noProof/>
        </w:rPr>
        <w:t>7</w:t>
      </w:r>
      <w:r w:rsidRPr="00387953">
        <w:rPr>
          <w:lang w:val="en-ZA"/>
        </w:rPr>
        <w:fldChar w:fldCharType="end"/>
      </w:r>
      <w:r w:rsidRPr="00A4660B">
        <w:rPr>
          <w:lang w:val="en-ZA"/>
        </w:rPr>
        <w:t xml:space="preserve">, the demand for coal and coke </w:t>
      </w:r>
      <w:r>
        <w:rPr>
          <w:lang w:val="en-ZA"/>
        </w:rPr>
        <w:t xml:space="preserve">by blast furnaces </w:t>
      </w:r>
      <w:r w:rsidRPr="00A4660B">
        <w:rPr>
          <w:lang w:val="en-ZA"/>
        </w:rPr>
        <w:t>in the production of iron is calculated based on the technology specific energy intensity (GJ/t) of iron production in South African blast furnaces. In order to apply approach two, the share of production by technology type and the energy intensity of production in South Africa must be known</w:t>
      </w:r>
      <w:r>
        <w:rPr>
          <w:lang w:val="en-ZA"/>
        </w:rPr>
        <w:t xml:space="preserve"> or estimated</w:t>
      </w:r>
      <w:r w:rsidRPr="00A4660B">
        <w:rPr>
          <w:lang w:val="en-ZA"/>
        </w:rPr>
        <w:t xml:space="preserve">. </w:t>
      </w:r>
    </w:p>
    <w:p w14:paraId="32E857D3" w14:textId="77777777" w:rsidR="00802E61" w:rsidRPr="00A4660B" w:rsidRDefault="00802E61" w:rsidP="00802E61">
      <w:pPr>
        <w:keepNext/>
      </w:pPr>
      <w:r w:rsidRPr="006C1538">
        <w:rPr>
          <w:noProof/>
          <w:lang w:val="en-US"/>
        </w:rPr>
        <mc:AlternateContent>
          <mc:Choice Requires="wpg">
            <w:drawing>
              <wp:inline distT="0" distB="0" distL="0" distR="0" wp14:anchorId="395230D8" wp14:editId="2B915C88">
                <wp:extent cx="4286250" cy="785427"/>
                <wp:effectExtent l="0" t="25400" r="31750" b="78740"/>
                <wp:docPr id="305" name="Group 305"/>
                <wp:cNvGraphicFramePr/>
                <a:graphic xmlns:a="http://schemas.openxmlformats.org/drawingml/2006/main">
                  <a:graphicData uri="http://schemas.microsoft.com/office/word/2010/wordprocessingGroup">
                    <wpg:wgp>
                      <wpg:cNvGrpSpPr/>
                      <wpg:grpSpPr>
                        <a:xfrm>
                          <a:off x="0" y="0"/>
                          <a:ext cx="4286250" cy="785427"/>
                          <a:chOff x="0" y="47626"/>
                          <a:chExt cx="4286250" cy="785427"/>
                        </a:xfrm>
                      </wpg:grpSpPr>
                      <wps:wsp>
                        <wps:cNvPr id="306" name="Rectangle 306"/>
                        <wps:cNvSpPr/>
                        <wps:spPr>
                          <a:xfrm>
                            <a:off x="1600200" y="47626"/>
                            <a:ext cx="1257300" cy="774700"/>
                          </a:xfrm>
                          <a:prstGeom prst="rect">
                            <a:avLst/>
                          </a:prstGeom>
                          <a:noFill/>
                          <a:ln w="19050" cmpd="sng">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F0902B9" w14:textId="77777777" w:rsidR="00BF7724" w:rsidRPr="006E78EC" w:rsidRDefault="00BF7724" w:rsidP="00802E61">
                              <w:pPr>
                                <w:jc w:val="center"/>
                                <w:rPr>
                                  <w:color w:val="000000" w:themeColor="text1"/>
                                  <w:lang w:val="en-ZA"/>
                                </w:rPr>
                              </w:pPr>
                              <w:r w:rsidRPr="006E78EC">
                                <w:rPr>
                                  <w:color w:val="000000" w:themeColor="text1"/>
                                  <w:lang w:val="en-ZA"/>
                                </w:rPr>
                                <w:t>Blast Furnace</w:t>
                              </w:r>
                            </w:p>
                            <w:p w14:paraId="57BA5BCE" w14:textId="77777777" w:rsidR="00BF7724" w:rsidRPr="006E78EC" w:rsidRDefault="00BF7724" w:rsidP="00802E61">
                              <w:pPr>
                                <w:jc w:val="center"/>
                                <w:rPr>
                                  <w:color w:val="000000" w:themeColor="text1"/>
                                  <w:lang w:val="en-ZA"/>
                                </w:rPr>
                              </w:pPr>
                              <w:r w:rsidRPr="006E78EC">
                                <w:rPr>
                                  <w:color w:val="000000" w:themeColor="text1"/>
                                  <w:lang w:val="en-ZA"/>
                                </w:rPr>
                                <w:t>Intensity:</w:t>
                              </w:r>
                              <w:r w:rsidRPr="006E78EC">
                                <w:rPr>
                                  <w:color w:val="000000" w:themeColor="text1"/>
                                  <w:lang w:val="en-ZA"/>
                                </w:rPr>
                                <w:br/>
                                <w:t xml:space="preserve">Coal GJ/t </w:t>
                              </w:r>
                            </w:p>
                            <w:p w14:paraId="2360DD8E" w14:textId="77777777" w:rsidR="00BF7724" w:rsidRPr="006E78EC" w:rsidRDefault="00BF7724" w:rsidP="00802E61">
                              <w:pPr>
                                <w:jc w:val="center"/>
                                <w:rPr>
                                  <w:color w:val="000000" w:themeColor="text1"/>
                                  <w:lang w:val="en-ZA"/>
                                </w:rPr>
                              </w:pPr>
                              <w:r w:rsidRPr="006E78EC">
                                <w:rPr>
                                  <w:color w:val="000000" w:themeColor="text1"/>
                                  <w:lang w:val="en-ZA"/>
                                </w:rPr>
                                <w:t>Coke GJ/t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wps:spPr>
                          <a:xfrm>
                            <a:off x="2857500" y="365408"/>
                            <a:ext cx="552091" cy="0"/>
                          </a:xfrm>
                          <a:prstGeom prst="straightConnector1">
                            <a:avLst/>
                          </a:prstGeom>
                          <a:ln w="12700" cmpd="sng">
                            <a:tailEnd type="triangle"/>
                          </a:ln>
                        </wps:spPr>
                        <wps:style>
                          <a:lnRef idx="2">
                            <a:schemeClr val="accent1"/>
                          </a:lnRef>
                          <a:fillRef idx="0">
                            <a:schemeClr val="accent1"/>
                          </a:fillRef>
                          <a:effectRef idx="1">
                            <a:schemeClr val="accent1"/>
                          </a:effectRef>
                          <a:fontRef idx="minor">
                            <a:schemeClr val="tx1"/>
                          </a:fontRef>
                        </wps:style>
                        <wps:bodyPr/>
                      </wps:wsp>
                      <wps:wsp>
                        <wps:cNvPr id="309" name="Text Box 2"/>
                        <wps:cNvSpPr txBox="1">
                          <a:spLocks noChangeArrowheads="1"/>
                        </wps:cNvSpPr>
                        <wps:spPr bwMode="auto">
                          <a:xfrm>
                            <a:off x="3429000" y="250970"/>
                            <a:ext cx="857250" cy="338667"/>
                          </a:xfrm>
                          <a:prstGeom prst="rect">
                            <a:avLst/>
                          </a:prstGeom>
                          <a:solidFill>
                            <a:srgbClr val="FFFFFF"/>
                          </a:solidFill>
                          <a:ln w="19050" cmpd="sng">
                            <a:solidFill>
                              <a:schemeClr val="tx1"/>
                            </a:solidFill>
                            <a:miter lim="800000"/>
                            <a:headEnd/>
                            <a:tailEnd/>
                          </a:ln>
                        </wps:spPr>
                        <wps:txbx>
                          <w:txbxContent>
                            <w:p w14:paraId="339FD4C8" w14:textId="77777777" w:rsidR="00BF7724" w:rsidRPr="00EB685B" w:rsidRDefault="00BF7724" w:rsidP="00802E61">
                              <w:r w:rsidRPr="00EB685B">
                                <w:rPr>
                                  <w:lang w:val="en-ZA"/>
                                </w:rPr>
                                <w:t>Iron - tonnes</w:t>
                              </w:r>
                            </w:p>
                            <w:p w14:paraId="185EFBCC" w14:textId="77777777" w:rsidR="00BF7724" w:rsidRDefault="00BF7724"/>
                          </w:txbxContent>
                        </wps:txbx>
                        <wps:bodyPr rot="0" vert="horz" wrap="square" lIns="91440" tIns="45720" rIns="91440" bIns="45720" anchor="t" anchorCtr="0">
                          <a:noAutofit/>
                        </wps:bodyPr>
                      </wps:wsp>
                      <wps:wsp>
                        <wps:cNvPr id="310" name="Text Box 2"/>
                        <wps:cNvSpPr txBox="1">
                          <a:spLocks noChangeArrowheads="1"/>
                        </wps:cNvSpPr>
                        <wps:spPr bwMode="auto">
                          <a:xfrm>
                            <a:off x="0" y="110067"/>
                            <a:ext cx="704850" cy="224367"/>
                          </a:xfrm>
                          <a:prstGeom prst="rect">
                            <a:avLst/>
                          </a:prstGeom>
                          <a:solidFill>
                            <a:srgbClr val="FFFFFF"/>
                          </a:solidFill>
                          <a:ln w="19050" cmpd="sng">
                            <a:solidFill>
                              <a:schemeClr val="tx1"/>
                            </a:solidFill>
                            <a:miter lim="800000"/>
                            <a:headEnd/>
                            <a:tailEnd/>
                          </a:ln>
                        </wps:spPr>
                        <wps:txbx>
                          <w:txbxContent>
                            <w:p w14:paraId="064395B0" w14:textId="77777777" w:rsidR="00BF7724" w:rsidRPr="007B20BC" w:rsidRDefault="00BF7724" w:rsidP="00802E61">
                              <w:r w:rsidRPr="007B20BC">
                                <w:rPr>
                                  <w:lang w:val="en-ZA"/>
                                </w:rPr>
                                <w:t>Coal - PJ</w:t>
                              </w:r>
                            </w:p>
                          </w:txbxContent>
                        </wps:txbx>
                        <wps:bodyPr rot="0" vert="horz" wrap="square" lIns="91440" tIns="45720" rIns="91440" bIns="45720" anchor="t" anchorCtr="0">
                          <a:noAutofit/>
                        </wps:bodyPr>
                      </wps:wsp>
                      <wps:wsp>
                        <wps:cNvPr id="311" name="Text Box 2"/>
                        <wps:cNvSpPr txBox="1">
                          <a:spLocks noChangeArrowheads="1"/>
                        </wps:cNvSpPr>
                        <wps:spPr bwMode="auto">
                          <a:xfrm>
                            <a:off x="0" y="589636"/>
                            <a:ext cx="695325" cy="243417"/>
                          </a:xfrm>
                          <a:prstGeom prst="rect">
                            <a:avLst/>
                          </a:prstGeom>
                          <a:solidFill>
                            <a:srgbClr val="FFFFFF"/>
                          </a:solidFill>
                          <a:ln w="19050" cmpd="sng">
                            <a:solidFill>
                              <a:schemeClr val="tx1"/>
                            </a:solidFill>
                            <a:miter lim="800000"/>
                            <a:headEnd/>
                            <a:tailEnd/>
                          </a:ln>
                        </wps:spPr>
                        <wps:txbx>
                          <w:txbxContent>
                            <w:p w14:paraId="3F0F453E" w14:textId="77777777" w:rsidR="00BF7724" w:rsidRPr="007B20BC" w:rsidRDefault="00BF7724" w:rsidP="00802E61">
                              <w:r w:rsidRPr="007B20BC">
                                <w:rPr>
                                  <w:lang w:val="en-ZA"/>
                                </w:rPr>
                                <w:t>Coke - PJ</w:t>
                              </w:r>
                            </w:p>
                          </w:txbxContent>
                        </wps:txbx>
                        <wps:bodyPr rot="0" vert="horz" wrap="square" lIns="91440" tIns="45720" rIns="91440" bIns="45720" anchor="t" anchorCtr="0">
                          <a:noAutofit/>
                        </wps:bodyPr>
                      </wps:wsp>
                      <wps:wsp>
                        <wps:cNvPr id="312" name="Straight Arrow Connector 312"/>
                        <wps:cNvCnPr/>
                        <wps:spPr>
                          <a:xfrm>
                            <a:off x="733425" y="180975"/>
                            <a:ext cx="828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V="1">
                            <a:off x="704850" y="714375"/>
                            <a:ext cx="866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95230D8" id="Group 305" o:spid="_x0000_s1127" style="width:337.5pt;height:61.85pt;mso-position-horizontal-relative:char;mso-position-vertical-relative:line" coordorigin=",476" coordsize="42862,7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">
                <v:rect id="Rectangle 306" o:spid="_x0000_s1128" style="position:absolute;left:16002;top:476;width:12573;height:7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" filled="f" strokecolor="black [3213]" strokeweight="1.5pt">
                  <v:shadow on="t" color="black" opacity="22937f" origin=",.5" offset="0,.63889mm"/>
                  <v:textbox>
                    <w:txbxContent>
                      <w:p w14:paraId="3F0902B9" w14:textId="77777777" w:rsidR="00BF7724" w:rsidRPr="006E78EC" w:rsidRDefault="00BF7724" w:rsidP="00802E61">
                        <w:pPr>
                          <w:jc w:val="center"/>
                          <w:rPr>
                            <w:color w:val="000000" w:themeColor="text1"/>
                            <w:lang w:val="en-ZA"/>
                          </w:rPr>
                        </w:pPr>
                        <w:r w:rsidRPr="006E78EC">
                          <w:rPr>
                            <w:color w:val="000000" w:themeColor="text1"/>
                            <w:lang w:val="en-ZA"/>
                          </w:rPr>
                          <w:t>Blast Furnace</w:t>
                        </w:r>
                      </w:p>
                      <w:p w14:paraId="57BA5BCE" w14:textId="77777777" w:rsidR="00BF7724" w:rsidRPr="006E78EC" w:rsidRDefault="00BF7724" w:rsidP="00802E61">
                        <w:pPr>
                          <w:jc w:val="center"/>
                          <w:rPr>
                            <w:color w:val="000000" w:themeColor="text1"/>
                            <w:lang w:val="en-ZA"/>
                          </w:rPr>
                        </w:pPr>
                        <w:r w:rsidRPr="006E78EC">
                          <w:rPr>
                            <w:color w:val="000000" w:themeColor="text1"/>
                            <w:lang w:val="en-ZA"/>
                          </w:rPr>
                          <w:t>Intensity:</w:t>
                        </w:r>
                        <w:r w:rsidRPr="006E78EC">
                          <w:rPr>
                            <w:color w:val="000000" w:themeColor="text1"/>
                            <w:lang w:val="en-ZA"/>
                          </w:rPr>
                          <w:br/>
                          <w:t xml:space="preserve">Coal GJ/t </w:t>
                        </w:r>
                      </w:p>
                      <w:p w14:paraId="2360DD8E" w14:textId="77777777" w:rsidR="00BF7724" w:rsidRPr="006E78EC" w:rsidRDefault="00BF7724" w:rsidP="00802E61">
                        <w:pPr>
                          <w:jc w:val="center"/>
                          <w:rPr>
                            <w:color w:val="000000" w:themeColor="text1"/>
                            <w:lang w:val="en-ZA"/>
                          </w:rPr>
                        </w:pPr>
                        <w:r w:rsidRPr="006E78EC">
                          <w:rPr>
                            <w:color w:val="000000" w:themeColor="text1"/>
                            <w:lang w:val="en-ZA"/>
                          </w:rPr>
                          <w:t>Coke GJ/t</w:t>
                        </w:r>
                      </w:p>
                    </w:txbxContent>
                  </v:textbox>
                </v:rect>
                <v:shape id="Straight Arrow Connector 308" o:spid="_x0000_s1129" type="#_x0000_t32" style="position:absolute;left:28575;top:3654;width:5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" strokecolor="#4f81bd [3204]" strokeweight="1pt">
                  <v:stroke endarrow="block"/>
                  <v:shadow on="t" color="black" opacity="24903f" origin=",.5" offset="0,.55556mm"/>
                </v:shape>
                <v:shape id="Text Box 2" o:spid="_x0000_s1130" type="#_x0000_t202" style="position:absolute;left:34290;top:2509;width:8572;height:3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" strokecolor="black [3213]" strokeweight="1.5pt">
                  <v:textbox>
                    <w:txbxContent>
                      <w:p w14:paraId="339FD4C8" w14:textId="77777777" w:rsidR="00BF7724" w:rsidRPr="00EB685B" w:rsidRDefault="00BF7724" w:rsidP="00802E61">
                        <w:r w:rsidRPr="00EB685B">
                          <w:rPr>
                            <w:lang w:val="en-ZA"/>
                          </w:rPr>
                          <w:t>Iron - tonnes</w:t>
                        </w:r>
                      </w:p>
                      <w:p w14:paraId="185EFBCC" w14:textId="77777777" w:rsidR="00BF7724" w:rsidRDefault="00BF7724"/>
                    </w:txbxContent>
                  </v:textbox>
                </v:shape>
                <v:shape id="Text Box 2" o:spid="_x0000_s1131" type="#_x0000_t202" style="position:absolute;top:1100;width:70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" strokecolor="black [3213]" strokeweight="1.5pt">
                  <v:textbox>
                    <w:txbxContent>
                      <w:p w14:paraId="064395B0" w14:textId="77777777" w:rsidR="00BF7724" w:rsidRPr="007B20BC" w:rsidRDefault="00BF7724" w:rsidP="00802E61">
                        <w:r w:rsidRPr="007B20BC">
                          <w:rPr>
                            <w:lang w:val="en-ZA"/>
                          </w:rPr>
                          <w:t>Coal - PJ</w:t>
                        </w:r>
                      </w:p>
                    </w:txbxContent>
                  </v:textbox>
                </v:shape>
                <v:shape id="Text Box 2" o:spid="_x0000_s1132" type="#_x0000_t202" style="position:absolute;top:5896;width:6953;height:2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" strokecolor="black [3213]" strokeweight="1.5pt">
                  <v:textbox>
                    <w:txbxContent>
                      <w:p w14:paraId="3F0F453E" w14:textId="77777777" w:rsidR="00BF7724" w:rsidRPr="007B20BC" w:rsidRDefault="00BF7724" w:rsidP="00802E61">
                        <w:r w:rsidRPr="007B20BC">
                          <w:rPr>
                            <w:lang w:val="en-ZA"/>
                          </w:rPr>
                          <w:t>Coke - PJ</w:t>
                        </w:r>
                      </w:p>
                    </w:txbxContent>
                  </v:textbox>
                </v:shape>
                <v:shape id="Straight Arrow Connector 312" o:spid="_x0000_s1133" type="#_x0000_t32" style="position:absolute;left:7334;top:1809;width:8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" strokecolor="#4579b8 [3044]">
                  <v:stroke endarrow="block"/>
                </v:shape>
                <v:shape id="Straight Arrow Connector 313" o:spid="_x0000_s1134" type="#_x0000_t32" style="position:absolute;left:7048;top:7143;width:8668;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" strokecolor="#4579b8 [3044]">
                  <v:stroke endarrow="block"/>
                </v:shape>
                <w10:anchorlock/>
              </v:group>
            </w:pict>
          </mc:Fallback>
        </mc:AlternateContent>
      </w:r>
    </w:p>
    <w:p w14:paraId="167E137F" w14:textId="77777777" w:rsidR="00802E61" w:rsidRPr="00A4660B" w:rsidRDefault="00802E61" w:rsidP="00802E61">
      <w:pPr>
        <w:pStyle w:val="Caption"/>
        <w:rPr>
          <w:lang w:val="en-ZA"/>
        </w:rPr>
      </w:pPr>
      <w:bookmarkStart w:id="62" w:name="_Ref495582069"/>
      <w:r w:rsidRPr="00A4660B">
        <w:t xml:space="preserve">Figure </w:t>
      </w:r>
      <w:r>
        <w:fldChar w:fldCharType="begin"/>
      </w:r>
      <w:r>
        <w:instrText xml:space="preserve"> SEQ Figure \* ARABIC </w:instrText>
      </w:r>
      <w:r>
        <w:fldChar w:fldCharType="separate"/>
      </w:r>
      <w:r w:rsidR="006E3FA2">
        <w:rPr>
          <w:noProof/>
        </w:rPr>
        <w:t>8</w:t>
      </w:r>
      <w:r>
        <w:rPr>
          <w:noProof/>
        </w:rPr>
        <w:fldChar w:fldCharType="end"/>
      </w:r>
      <w:bookmarkEnd w:id="62"/>
      <w:r w:rsidRPr="00A4660B">
        <w:rPr>
          <w:lang w:val="en-ZA"/>
        </w:rPr>
        <w:t>: Example of technology representation in approach two subsectors in industry</w:t>
      </w:r>
    </w:p>
    <w:p w14:paraId="7DBE9A71" w14:textId="77777777" w:rsidR="00802E61" w:rsidRPr="00A4660B" w:rsidRDefault="00802E61" w:rsidP="00802E61">
      <w:pPr>
        <w:rPr>
          <w:lang w:val="en-ZA"/>
        </w:rPr>
      </w:pPr>
    </w:p>
    <w:p w14:paraId="1437E0CE" w14:textId="77777777" w:rsidR="00802E61" w:rsidRPr="00A4660B" w:rsidRDefault="00802E61" w:rsidP="00802E61">
      <w:r w:rsidRPr="00A4660B">
        <w:t xml:space="preserve">The production output </w:t>
      </w:r>
      <w:r w:rsidRPr="00A4660B">
        <w:rPr>
          <w:i/>
        </w:rPr>
        <w:t xml:space="preserve">O </w:t>
      </w:r>
      <w:r w:rsidRPr="00A4660B">
        <w:t xml:space="preserve">by product </w:t>
      </w:r>
      <w:r w:rsidRPr="00A4660B">
        <w:rPr>
          <w:i/>
        </w:rPr>
        <w:t>P</w:t>
      </w:r>
      <w:r w:rsidRPr="00A4660B">
        <w:t xml:space="preserve"> is given as:</w:t>
      </w:r>
    </w:p>
    <w:p w14:paraId="3EB80D23" w14:textId="77777777" w:rsidR="00802E61" w:rsidRPr="00A4660B" w:rsidRDefault="00BF7724" w:rsidP="00802E61">
      <w:pPr>
        <w:jc w:val="center"/>
      </w:pPr>
      <m:oMathPara>
        <m:oMath>
          <m:sSub>
            <m:sSubPr>
              <m:ctrlPr>
                <w:rPr>
                  <w:rFonts w:ascii="Cambria Math" w:hAnsi="Cambria Math"/>
                  <w:b/>
                </w:rPr>
              </m:ctrlPr>
            </m:sSubPr>
            <m:e>
              <m:r>
                <m:rPr>
                  <m:sty m:val="bi"/>
                </m:rPr>
                <w:rPr>
                  <w:rFonts w:ascii="Cambria Math" w:hAnsi="Cambria Math"/>
                </w:rPr>
                <m:t>O</m:t>
              </m:r>
            </m:e>
            <m:sub>
              <m:r>
                <m:rPr>
                  <m:sty m:val="bi"/>
                </m:rPr>
                <w:rPr>
                  <w:rFonts w:ascii="Cambria Math" w:hAnsi="Cambria Math"/>
                </w:rPr>
                <m:t>P</m:t>
              </m:r>
            </m:sub>
          </m:sSub>
          <m:r>
            <m:rPr>
              <m:sty m:val="bi"/>
            </m:rPr>
            <w:rPr>
              <w:rFonts w:ascii="Cambria Math" w:hAnsi="Cambria Math"/>
            </w:rPr>
            <m:t>=</m:t>
          </m:r>
          <m:nary>
            <m:naryPr>
              <m:chr m:val="∑"/>
              <m:ctrlPr>
                <w:rPr>
                  <w:rFonts w:ascii="Cambria Math" w:hAnsi="Cambria Math"/>
                  <w:b/>
                </w:rPr>
              </m:ctrlPr>
            </m:naryPr>
            <m:sub>
              <m:r>
                <m:rPr>
                  <m:sty m:val="bi"/>
                </m:rPr>
                <w:rPr>
                  <w:rFonts w:ascii="Cambria Math" w:hAnsi="Cambria Math"/>
                </w:rPr>
                <m:t>T</m:t>
              </m:r>
            </m:sub>
            <m:sup/>
            <m:e>
              <m:sSub>
                <m:sSubPr>
                  <m:ctrlPr>
                    <w:rPr>
                      <w:rFonts w:ascii="Cambria Math" w:hAnsi="Cambria Math"/>
                      <w:b/>
                    </w:rPr>
                  </m:ctrlPr>
                </m:sSubPr>
                <m:e>
                  <m:r>
                    <m:rPr>
                      <m:sty m:val="bi"/>
                    </m:rPr>
                    <w:rPr>
                      <w:rFonts w:ascii="Cambria Math" w:hAnsi="Cambria Math"/>
                    </w:rPr>
                    <m:t>A</m:t>
                  </m:r>
                </m:e>
                <m:sub>
                  <m:r>
                    <m:rPr>
                      <m:sty m:val="bi"/>
                    </m:rPr>
                    <w:rPr>
                      <w:rFonts w:ascii="Cambria Math" w:hAnsi="Cambria Math"/>
                    </w:rPr>
                    <m:t>T,P</m:t>
                  </m:r>
                </m:sub>
              </m:sSub>
            </m:e>
          </m:nary>
        </m:oMath>
      </m:oMathPara>
    </w:p>
    <w:p w14:paraId="35DCCA70" w14:textId="77777777" w:rsidR="00802E61" w:rsidRPr="00A4660B" w:rsidRDefault="00802E61" w:rsidP="00802E61">
      <w:r w:rsidRPr="00A4660B">
        <w:t xml:space="preserve">where </w:t>
      </w:r>
      <m:oMath>
        <m:sSub>
          <m:sSubPr>
            <m:ctrlPr>
              <w:rPr>
                <w:rFonts w:ascii="Cambria Math" w:hAnsi="Cambria Math"/>
                <w:b/>
              </w:rPr>
            </m:ctrlPr>
          </m:sSubPr>
          <m:e>
            <m:r>
              <m:rPr>
                <m:sty m:val="bi"/>
              </m:rPr>
              <w:rPr>
                <w:rFonts w:ascii="Cambria Math" w:hAnsi="Cambria Math"/>
              </w:rPr>
              <m:t>A</m:t>
            </m:r>
          </m:e>
          <m:sub>
            <m:r>
              <m:rPr>
                <m:sty m:val="bi"/>
              </m:rPr>
              <w:rPr>
                <w:rFonts w:ascii="Cambria Math" w:hAnsi="Cambria Math"/>
              </w:rPr>
              <m:t>T,P</m:t>
            </m:r>
          </m:sub>
        </m:sSub>
      </m:oMath>
      <w:r w:rsidRPr="00A4660B">
        <w:t>is the activity</w:t>
      </w:r>
      <w:r w:rsidRPr="00956FC2">
        <w:rPr>
          <w:rStyle w:val="FootnoteReference"/>
        </w:rPr>
        <w:footnoteReference w:id="4"/>
      </w:r>
      <w:r w:rsidRPr="00A4660B">
        <w:t xml:space="preserve"> of a technology </w:t>
      </w:r>
      <w:r w:rsidRPr="00A4660B">
        <w:rPr>
          <w:b/>
          <w:i/>
        </w:rPr>
        <w:t>T</w:t>
      </w:r>
      <w:r w:rsidRPr="00A4660B">
        <w:rPr>
          <w:i/>
        </w:rPr>
        <w:t xml:space="preserve"> </w:t>
      </w:r>
      <w:r w:rsidRPr="00A4660B">
        <w:t xml:space="preserve">producing product </w:t>
      </w:r>
      <w:r w:rsidRPr="00A4660B">
        <w:rPr>
          <w:b/>
          <w:i/>
        </w:rPr>
        <w:t>P</w:t>
      </w:r>
      <w:r w:rsidRPr="00A4660B">
        <w:t xml:space="preserve">. </w:t>
      </w:r>
    </w:p>
    <w:p w14:paraId="724EF28A" w14:textId="77777777" w:rsidR="00802E61" w:rsidRPr="00A4660B" w:rsidRDefault="00802E61" w:rsidP="00802E61">
      <w:r w:rsidRPr="00A4660B">
        <w:t xml:space="preserve">Final energy consumption  </w:t>
      </w:r>
      <w:r w:rsidRPr="00A4660B">
        <w:rPr>
          <w:b/>
          <w:i/>
        </w:rPr>
        <w:t>F</w:t>
      </w:r>
      <w:r w:rsidRPr="00A4660B">
        <w:rPr>
          <w:i/>
        </w:rPr>
        <w:t xml:space="preserve"> </w:t>
      </w:r>
      <w:r w:rsidRPr="00A4660B">
        <w:t xml:space="preserve">of fuel </w:t>
      </w:r>
      <w:r w:rsidRPr="00A4660B">
        <w:rPr>
          <w:b/>
          <w:i/>
        </w:rPr>
        <w:t>f</w:t>
      </w:r>
      <w:r w:rsidRPr="00A4660B">
        <w:rPr>
          <w:i/>
        </w:rPr>
        <w:t xml:space="preserve"> </w:t>
      </w:r>
      <w:r w:rsidRPr="00A4660B">
        <w:t>for an industry is then:</w:t>
      </w:r>
    </w:p>
    <w:p w14:paraId="59BB9FC0" w14:textId="77777777" w:rsidR="00802E61" w:rsidRPr="00A4660B" w:rsidRDefault="00BF7724" w:rsidP="00802E61">
      <w:pPr>
        <w:rPr>
          <w:b/>
        </w:rPr>
      </w:pPr>
      <m:oMathPara>
        <m:oMath>
          <m:sSub>
            <m:sSubPr>
              <m:ctrlPr>
                <w:rPr>
                  <w:rFonts w:ascii="Cambria Math" w:hAnsi="Cambria Math"/>
                  <w:b/>
                </w:rPr>
              </m:ctrlPr>
            </m:sSubPr>
            <m:e>
              <m:r>
                <m:rPr>
                  <m:sty m:val="bi"/>
                </m:rPr>
                <w:rPr>
                  <w:rFonts w:ascii="Cambria Math" w:hAnsi="Cambria Math"/>
                </w:rPr>
                <m:t>F</m:t>
              </m:r>
            </m:e>
            <m:sub>
              <m:r>
                <m:rPr>
                  <m:sty m:val="bi"/>
                </m:rPr>
                <w:rPr>
                  <w:rFonts w:ascii="Cambria Math" w:hAnsi="Cambria Math"/>
                </w:rPr>
                <m:t xml:space="preserve">f </m:t>
              </m:r>
            </m:sub>
          </m:sSub>
          <m:r>
            <m:rPr>
              <m:sty m:val="bi"/>
            </m:rPr>
            <w:rPr>
              <w:rFonts w:ascii="Cambria Math" w:hAnsi="Cambria Math"/>
            </w:rPr>
            <m:t xml:space="preserve">= </m:t>
          </m:r>
          <m:nary>
            <m:naryPr>
              <m:chr m:val="∑"/>
              <m:ctrlPr>
                <w:rPr>
                  <w:rFonts w:ascii="Cambria Math" w:hAnsi="Cambria Math"/>
                  <w:b/>
                </w:rPr>
              </m:ctrlPr>
            </m:naryPr>
            <m:sub>
              <m:r>
                <m:rPr>
                  <m:sty m:val="bi"/>
                </m:rPr>
                <w:rPr>
                  <w:rFonts w:ascii="Cambria Math" w:hAnsi="Cambria Math"/>
                </w:rPr>
                <m:t>T</m:t>
              </m:r>
            </m:sub>
            <m:sup/>
            <m:e>
              <m:r>
                <m:rPr>
                  <m:sty m:val="bi"/>
                </m:rPr>
                <w:rPr>
                  <w:rFonts w:ascii="Cambria Math" w:hAnsi="Cambria Math"/>
                </w:rPr>
                <m:t>(</m:t>
              </m:r>
              <m:sSub>
                <m:sSubPr>
                  <m:ctrlPr>
                    <w:rPr>
                      <w:rFonts w:ascii="Cambria Math" w:hAnsi="Cambria Math"/>
                      <w:b/>
                    </w:rPr>
                  </m:ctrlPr>
                </m:sSubPr>
                <m:e>
                  <m:r>
                    <m:rPr>
                      <m:sty m:val="bi"/>
                    </m:rPr>
                    <w:rPr>
                      <w:rFonts w:ascii="Cambria Math" w:hAnsi="Cambria Math"/>
                    </w:rPr>
                    <m:t>A</m:t>
                  </m:r>
                </m:e>
                <m:sub>
                  <m:r>
                    <m:rPr>
                      <m:sty m:val="bi"/>
                    </m:rPr>
                    <w:rPr>
                      <w:rFonts w:ascii="Cambria Math" w:hAnsi="Cambria Math"/>
                    </w:rPr>
                    <m:t>T,P</m:t>
                  </m:r>
                </m:sub>
              </m:sSub>
              <m:r>
                <m:rPr>
                  <m:sty m:val="bi"/>
                </m:rPr>
                <w:rPr>
                  <w:rFonts w:ascii="Cambria Math" w:hAnsi="Cambria Math"/>
                </w:rPr>
                <m:t>×</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T,</m:t>
                  </m:r>
                  <m:sSup>
                    <m:sSupPr>
                      <m:ctrlPr>
                        <w:rPr>
                          <w:rFonts w:ascii="Cambria Math" w:hAnsi="Cambria Math"/>
                          <w:b/>
                        </w:rPr>
                      </m:ctrlPr>
                    </m:sSupPr>
                    <m:e>
                      <m:r>
                        <m:rPr>
                          <m:sty m:val="bi"/>
                        </m:rPr>
                        <w:rPr>
                          <w:rFonts w:ascii="Cambria Math" w:hAnsi="Cambria Math"/>
                        </w:rPr>
                        <m:t>f</m:t>
                      </m:r>
                    </m:e>
                    <m:sup>
                      <m:r>
                        <m:rPr>
                          <m:sty m:val="bi"/>
                        </m:rPr>
                        <w:rPr>
                          <w:rFonts w:ascii="Cambria Math" w:hAnsi="Cambria Math" w:hint="eastAsia"/>
                        </w:rPr>
                        <m:t>'</m:t>
                      </m:r>
                    </m:sup>
                  </m:sSup>
                </m:sub>
              </m:sSub>
              <m:r>
                <m:rPr>
                  <m:sty m:val="bi"/>
                </m:rPr>
                <w:rPr>
                  <w:rFonts w:ascii="Cambria Math" w:hAnsi="Cambria Math"/>
                </w:rPr>
                <m:t>)</m:t>
              </m:r>
            </m:e>
          </m:nary>
          <m:r>
            <m:rPr>
              <m:sty m:val="bi"/>
            </m:rPr>
            <w:rPr>
              <w:rFonts w:ascii="Cambria Math" w:hAnsi="Cambria Math"/>
            </w:rPr>
            <m:t xml:space="preserve"> </m:t>
          </m:r>
        </m:oMath>
      </m:oMathPara>
    </w:p>
    <w:p w14:paraId="7F81DADA" w14:textId="290011A4" w:rsidR="00F1136B" w:rsidRDefault="00802E61" w:rsidP="00CD13E3">
      <w:r w:rsidRPr="00A4660B">
        <w:t>where</w:t>
      </w:r>
      <m:oMath>
        <m:r>
          <m:rPr>
            <m:sty m:val="bi"/>
          </m:rPr>
          <w:rPr>
            <w:rFonts w:ascii="Cambria Math" w:hAnsi="Cambria Math"/>
          </w:rPr>
          <m:t xml:space="preserve"> </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T,</m:t>
            </m:r>
            <m:sSup>
              <m:sSupPr>
                <m:ctrlPr>
                  <w:rPr>
                    <w:rFonts w:ascii="Cambria Math" w:hAnsi="Cambria Math"/>
                    <w:b/>
                  </w:rPr>
                </m:ctrlPr>
              </m:sSupPr>
              <m:e>
                <m:r>
                  <m:rPr>
                    <m:sty m:val="bi"/>
                  </m:rPr>
                  <w:rPr>
                    <w:rFonts w:ascii="Cambria Math" w:hAnsi="Cambria Math"/>
                  </w:rPr>
                  <m:t>f</m:t>
                </m:r>
              </m:e>
              <m:sup>
                <m:r>
                  <m:rPr>
                    <m:sty m:val="bi"/>
                  </m:rPr>
                  <w:rPr>
                    <w:rFonts w:ascii="Cambria Math" w:hAnsi="Cambria Math" w:hint="eastAsia"/>
                  </w:rPr>
                  <m:t>'</m:t>
                </m:r>
              </m:sup>
            </m:sSup>
          </m:sub>
        </m:sSub>
      </m:oMath>
      <w:r w:rsidRPr="00A4660B">
        <w:t xml:space="preserve"> is the energy intensity for technology </w:t>
      </w:r>
      <w:r w:rsidRPr="00A4660B">
        <w:rPr>
          <w:b/>
          <w:i/>
        </w:rPr>
        <w:t>T</w:t>
      </w:r>
      <w:r w:rsidRPr="00A4660B">
        <w:t xml:space="preserve">, </w:t>
      </w:r>
      <w:r w:rsidRPr="00A4660B">
        <w:rPr>
          <w:lang w:val="en-ZA"/>
        </w:rPr>
        <w:t>and</w:t>
      </w:r>
      <w:r w:rsidRPr="00A4660B">
        <w:t xml:space="preserve"> </w:t>
      </w:r>
      <m:oMath>
        <m:sSup>
          <m:sSupPr>
            <m:ctrlPr>
              <w:rPr>
                <w:rFonts w:ascii="Cambria Math" w:hAnsi="Cambria Math"/>
                <w:b/>
                <w:i/>
              </w:rPr>
            </m:ctrlPr>
          </m:sSupPr>
          <m:e>
            <m:r>
              <m:rPr>
                <m:sty m:val="bi"/>
              </m:rPr>
              <w:rPr>
                <w:rFonts w:ascii="Cambria Math" w:hAnsi="Cambria Math"/>
              </w:rPr>
              <m:t>f</m:t>
            </m:r>
          </m:e>
          <m:sup>
            <m:r>
              <m:rPr>
                <m:sty m:val="bi"/>
              </m:rPr>
              <w:rPr>
                <w:rFonts w:ascii="Cambria Math" w:hAnsi="Cambria Math" w:hint="eastAsia"/>
              </w:rPr>
              <m:t>'</m:t>
            </m:r>
          </m:sup>
        </m:sSup>
      </m:oMath>
      <w:r w:rsidRPr="00A4660B">
        <w:rPr>
          <w:i/>
        </w:rPr>
        <w:t xml:space="preserve"> </w:t>
      </w:r>
      <w:r w:rsidRPr="00A4660B">
        <w:t>represents the fuels.</w:t>
      </w:r>
    </w:p>
    <w:p w14:paraId="2A124DBF" w14:textId="48864AF1" w:rsidR="00561BBE" w:rsidRPr="00A4660B" w:rsidRDefault="00375FF6" w:rsidP="00375FF6">
      <w:pPr>
        <w:rPr>
          <w:lang w:val="en-ZA"/>
        </w:rPr>
      </w:pPr>
      <w:r>
        <w:t>Figures 8-10 show how</w:t>
      </w:r>
      <w:r w:rsidRPr="00365EE3">
        <w:t xml:space="preserve"> existing technology capacity (blue) and new technology additions (green) </w:t>
      </w:r>
      <w:r>
        <w:t xml:space="preserve">are </w:t>
      </w:r>
      <w:r w:rsidRPr="00365EE3">
        <w:t>explicitly represented in the model.</w:t>
      </w:r>
      <w:r>
        <w:t xml:space="preserve"> </w:t>
      </w:r>
      <w:r w:rsidR="00365EE3">
        <w:t>The iron and steel sector</w:t>
      </w:r>
      <w:r>
        <w:t>,</w:t>
      </w:r>
      <w:r w:rsidR="00365EE3">
        <w:t xml:space="preserve"> </w:t>
      </w:r>
      <w:r>
        <w:t xml:space="preserve">shown in </w:t>
      </w:r>
      <w:r>
        <w:fldChar w:fldCharType="begin"/>
      </w:r>
      <w:r>
        <w:instrText xml:space="preserve"> REF _Ref495586259 \h </w:instrText>
      </w:r>
      <w:r>
        <w:fldChar w:fldCharType="separate"/>
      </w:r>
      <w:r w:rsidRPr="00A4660B">
        <w:t xml:space="preserve">Figure </w:t>
      </w:r>
      <w:r>
        <w:rPr>
          <w:noProof/>
        </w:rPr>
        <w:t>8</w:t>
      </w:r>
      <w:r>
        <w:fldChar w:fldCharType="end"/>
      </w:r>
      <w:r>
        <w:t xml:space="preserve">, </w:t>
      </w:r>
      <w:r w:rsidR="00561BBE">
        <w:t xml:space="preserve">currently </w:t>
      </w:r>
      <w:r w:rsidR="00365EE3">
        <w:t xml:space="preserve">produces steel using a range of technologies and fuels. Existing technologies and plants can be retrofit to improve efficiencies. New technologies are also available, allowing the efficiency of production in new plants to be higher. </w:t>
      </w:r>
      <w:r w:rsidR="00561BBE">
        <w:t xml:space="preserve">The non-metallic minerals sector </w:t>
      </w:r>
      <w:r>
        <w:t xml:space="preserve"> (</w:t>
      </w:r>
      <w:r w:rsidRPr="00387953">
        <w:fldChar w:fldCharType="begin"/>
      </w:r>
      <w:r w:rsidRPr="00A4660B">
        <w:instrText xml:space="preserve"> REF _Ref495586655 \h </w:instrText>
      </w:r>
      <w:r>
        <w:instrText xml:space="preserve"> \* MERGEFORMAT </w:instrText>
      </w:r>
      <w:r w:rsidRPr="00387953">
        <w:fldChar w:fldCharType="separate"/>
      </w:r>
      <w:r w:rsidRPr="00A4660B">
        <w:t xml:space="preserve">Figure </w:t>
      </w:r>
      <w:r>
        <w:t>9</w:t>
      </w:r>
      <w:r w:rsidRPr="00387953">
        <w:fldChar w:fldCharType="end"/>
      </w:r>
      <w:r>
        <w:t>)</w:t>
      </w:r>
      <w:r w:rsidRPr="00365EE3">
        <w:t xml:space="preserve"> </w:t>
      </w:r>
      <w:r w:rsidR="00561BBE" w:rsidRPr="00A4660B">
        <w:t xml:space="preserve">includes the production of cement, glass, lime, and bricks. The pulp and paper (P&amp;P) </w:t>
      </w:r>
      <w:r>
        <w:t>(</w:t>
      </w:r>
      <w:r w:rsidRPr="006C1538">
        <w:fldChar w:fldCharType="begin"/>
      </w:r>
      <w:r w:rsidRPr="00A4660B">
        <w:instrText xml:space="preserve"> REF _Ref369806964 \h </w:instrText>
      </w:r>
      <w:r>
        <w:instrText xml:space="preserve"> \* MERGEFORMAT </w:instrText>
      </w:r>
      <w:r w:rsidRPr="006C1538">
        <w:fldChar w:fldCharType="separate"/>
      </w:r>
      <w:r w:rsidRPr="00A4660B">
        <w:t xml:space="preserve">Figure </w:t>
      </w:r>
      <w:r>
        <w:rPr>
          <w:noProof/>
        </w:rPr>
        <w:t>10</w:t>
      </w:r>
      <w:r w:rsidRPr="006C1538">
        <w:fldChar w:fldCharType="end"/>
      </w:r>
      <w:r>
        <w:t xml:space="preserve">) </w:t>
      </w:r>
      <w:r w:rsidR="00561BBE" w:rsidRPr="00A4660B">
        <w:t xml:space="preserve">sector produces paper, paper products, and dissolving pulp. Steam is a critical component of the energy and process systems for the P&amp;P sector, and biomass residue and production waste are often used as feedstocks for boilers in the pulping process. </w:t>
      </w:r>
      <w:r w:rsidR="00561BBE">
        <w:t xml:space="preserve">The </w:t>
      </w:r>
      <w:r w:rsidR="002B0D05">
        <w:t>Ferroalloys</w:t>
      </w:r>
      <w:r w:rsidR="00561BBE">
        <w:t xml:space="preserve"> sector </w:t>
      </w:r>
      <w:r>
        <w:t>(</w:t>
      </w:r>
      <w:r>
        <w:fldChar w:fldCharType="begin"/>
      </w:r>
      <w:r>
        <w:instrText xml:space="preserve"> REF _Ref417055192 \h </w:instrText>
      </w:r>
      <w:r>
        <w:fldChar w:fldCharType="separate"/>
      </w:r>
      <w:r w:rsidRPr="00A4660B">
        <w:t xml:space="preserve">Figure </w:t>
      </w:r>
      <w:r>
        <w:rPr>
          <w:noProof/>
        </w:rPr>
        <w:t>11</w:t>
      </w:r>
      <w:r>
        <w:fldChar w:fldCharType="end"/>
      </w:r>
      <w:r>
        <w:t xml:space="preserve">) </w:t>
      </w:r>
      <w:r w:rsidR="00561BBE" w:rsidRPr="00DD5906">
        <w:rPr>
          <w:lang w:val="en-ZA"/>
        </w:rPr>
        <w:t>includes the production of Ferro-Chrome, Ferro-Silicon, Ferro-Manganese, and other Manganese alloys in South Africa</w:t>
      </w:r>
      <w:r w:rsidR="00561BBE">
        <w:rPr>
          <w:lang w:val="en-ZA"/>
        </w:rPr>
        <w:t>.</w:t>
      </w:r>
      <w:r w:rsidR="00561BBE" w:rsidRPr="00DD5906">
        <w:rPr>
          <w:lang w:val="en-ZA"/>
        </w:rPr>
        <w:t xml:space="preserve"> The production is ferro-chrome, which is used in the manufacture of stainless steel, dominated ferro-alloy production in South Africa.</w:t>
      </w:r>
      <w:r w:rsidR="00561BBE" w:rsidRPr="00561BBE">
        <w:t xml:space="preserve"> </w:t>
      </w:r>
      <w:r w:rsidR="00561BBE" w:rsidRPr="00A4660B">
        <w:rPr>
          <w:lang w:val="en-ZA"/>
        </w:rPr>
        <w:t>The majority of energy consumed in the production of ferro-alloys is used in electric arc furnaces which heat a mixture of ore, fluxes and reducing agents (coke and/or coal) for smelting into metal alloy product. Due to the difficulty of accessing information and data for this sector, the ferroalloy industry in SATIM is represented by a single technology – the electric arc furnace</w:t>
      </w:r>
      <w:r w:rsidR="00561BBE">
        <w:rPr>
          <w:lang w:val="en-ZA"/>
        </w:rPr>
        <w:t xml:space="preserve"> (shown in </w:t>
      </w:r>
      <w:r w:rsidR="00561BBE">
        <w:rPr>
          <w:lang w:val="en-ZA"/>
        </w:rPr>
        <w:fldChar w:fldCharType="begin"/>
      </w:r>
      <w:r w:rsidR="00561BBE">
        <w:rPr>
          <w:lang w:val="en-ZA"/>
        </w:rPr>
        <w:instrText xml:space="preserve"> REF _Ref417055192 \h </w:instrText>
      </w:r>
      <w:r w:rsidR="00561BBE">
        <w:rPr>
          <w:lang w:val="en-ZA"/>
        </w:rPr>
      </w:r>
      <w:r w:rsidR="00561BBE">
        <w:rPr>
          <w:lang w:val="en-ZA"/>
        </w:rPr>
        <w:fldChar w:fldCharType="separate"/>
      </w:r>
      <w:r w:rsidR="00561BBE" w:rsidRPr="00A4660B">
        <w:t xml:space="preserve">Figure </w:t>
      </w:r>
      <w:r w:rsidR="00561BBE">
        <w:rPr>
          <w:noProof/>
        </w:rPr>
        <w:t>11</w:t>
      </w:r>
      <w:r w:rsidR="00561BBE">
        <w:rPr>
          <w:lang w:val="en-ZA"/>
        </w:rPr>
        <w:fldChar w:fldCharType="end"/>
      </w:r>
      <w:r w:rsidR="00561BBE">
        <w:rPr>
          <w:lang w:val="en-ZA"/>
        </w:rPr>
        <w:t>)</w:t>
      </w:r>
      <w:r w:rsidR="00561BBE" w:rsidRPr="00A4660B">
        <w:rPr>
          <w:lang w:val="en-ZA"/>
        </w:rPr>
        <w:t xml:space="preserve">. </w:t>
      </w:r>
      <w:ins w:id="63" w:author="Bruno Merven" w:date="2020-12-11T14:21:00Z">
        <w:r w:rsidR="0049521E">
          <w:rPr>
            <w:lang w:val="en-ZA"/>
          </w:rPr>
          <w:t>The Aluminium sector is also carved out of the non-ferrous metals sector and is characterised as a si</w:t>
        </w:r>
      </w:ins>
      <w:ins w:id="64" w:author="Bruno Merven" w:date="2020-12-11T14:22:00Z">
        <w:r w:rsidR="0049521E">
          <w:rPr>
            <w:lang w:val="en-ZA"/>
          </w:rPr>
          <w:t>ngle technology consuming electricity to produce Aluminium, with associated process emissions.</w:t>
        </w:r>
      </w:ins>
      <w:ins w:id="65" w:author="Bruno Merven" w:date="2020-12-11T14:42:00Z">
        <w:r w:rsidR="00B81B28">
          <w:rPr>
            <w:lang w:val="en-ZA"/>
          </w:rPr>
          <w:t xml:space="preserve"> This is because the Aluminium sector is quite a large consumer of electricity and its activity is not strictly linked to the rest of the non-ferrous metals industry</w:t>
        </w:r>
      </w:ins>
      <w:ins w:id="66" w:author="Bruno Merven" w:date="2020-12-11T14:43:00Z">
        <w:r w:rsidR="00B81B28">
          <w:rPr>
            <w:lang w:val="en-ZA"/>
          </w:rPr>
          <w:t>, nor with the rest of the South African economy.</w:t>
        </w:r>
      </w:ins>
      <w:ins w:id="67" w:author="Bruno Merven" w:date="2020-12-11T14:42:00Z">
        <w:r w:rsidR="00B81B28">
          <w:rPr>
            <w:lang w:val="en-ZA"/>
          </w:rPr>
          <w:t xml:space="preserve"> </w:t>
        </w:r>
      </w:ins>
    </w:p>
    <w:p w14:paraId="6F6BB34F" w14:textId="77777777" w:rsidR="00561BBE" w:rsidRPr="00A4660B" w:rsidRDefault="00561BBE" w:rsidP="00561BBE"/>
    <w:p w14:paraId="785A2839" w14:textId="3E11F031" w:rsidR="00365EE3" w:rsidRPr="00A4660B" w:rsidRDefault="00365EE3" w:rsidP="00365EE3">
      <w:pPr>
        <w:pStyle w:val="Normal1"/>
        <w:keepNext/>
        <w:jc w:val="center"/>
      </w:pPr>
    </w:p>
    <w:p w14:paraId="35C61CF3" w14:textId="04B0E33C" w:rsidR="00365EE3" w:rsidRPr="00A4660B" w:rsidRDefault="00365EE3" w:rsidP="00F10E5C">
      <w:pPr>
        <w:pStyle w:val="Caption"/>
        <w:rPr>
          <w:lang w:val="en-ZA"/>
        </w:rPr>
      </w:pPr>
    </w:p>
    <w:p w14:paraId="4DB5AF97" w14:textId="77777777" w:rsidR="00365EE3" w:rsidRDefault="00365EE3" w:rsidP="00CD13E3"/>
    <w:p w14:paraId="2FC497AA" w14:textId="77777777" w:rsidR="00A814F9" w:rsidRPr="00365EE3" w:rsidRDefault="00A814F9" w:rsidP="00365EE3"/>
    <w:p w14:paraId="6430E226" w14:textId="77777777" w:rsidR="00365EE3" w:rsidRPr="00A4660B" w:rsidRDefault="00365EE3" w:rsidP="00365EE3">
      <w:pPr>
        <w:pStyle w:val="Normal1"/>
      </w:pPr>
    </w:p>
    <w:p w14:paraId="4260BF58" w14:textId="1684BBE9" w:rsidR="00365EE3" w:rsidRPr="00A4660B" w:rsidRDefault="00365EE3" w:rsidP="00365EE3">
      <w:pPr>
        <w:pStyle w:val="Normal1"/>
        <w:keepNext/>
      </w:pPr>
    </w:p>
    <w:p w14:paraId="1A840B54" w14:textId="7D298CF8" w:rsidR="00DD5906" w:rsidRPr="00A4660B" w:rsidRDefault="00DD5906" w:rsidP="00DD5906">
      <w:pPr>
        <w:pStyle w:val="Normal1"/>
      </w:pPr>
    </w:p>
    <w:p w14:paraId="6F7F9250" w14:textId="4C150736" w:rsidR="00365EE3" w:rsidRDefault="00365EE3" w:rsidP="00CD13E3"/>
    <w:p w14:paraId="359FCD62" w14:textId="5138696E" w:rsidR="00833837" w:rsidRPr="00A4660B" w:rsidRDefault="00833837" w:rsidP="00833837">
      <w:pPr>
        <w:rPr>
          <w:lang w:val="en-ZA"/>
        </w:rPr>
      </w:pPr>
    </w:p>
    <w:p w14:paraId="4E96EA77" w14:textId="77777777" w:rsidR="00833837" w:rsidRPr="00A4660B" w:rsidRDefault="00833837" w:rsidP="00833837">
      <w:pPr>
        <w:rPr>
          <w:lang w:val="en-ZA"/>
        </w:rPr>
      </w:pPr>
    </w:p>
    <w:p w14:paraId="0EADA41C" w14:textId="77777777" w:rsidR="00833837" w:rsidRPr="00A4660B" w:rsidRDefault="00833837" w:rsidP="00833837">
      <w:pPr>
        <w:rPr>
          <w:lang w:val="en-ZA"/>
        </w:rPr>
      </w:pPr>
    </w:p>
    <w:p w14:paraId="367D8796" w14:textId="77777777" w:rsidR="00833837" w:rsidRPr="00A4660B" w:rsidRDefault="00833837" w:rsidP="00833837">
      <w:pPr>
        <w:rPr>
          <w:lang w:val="en-ZA"/>
        </w:rPr>
      </w:pPr>
    </w:p>
    <w:p w14:paraId="08C74EED" w14:textId="77777777" w:rsidR="00833837" w:rsidRPr="00A4660B" w:rsidRDefault="00833837" w:rsidP="00833837">
      <w:pPr>
        <w:rPr>
          <w:lang w:val="en-ZA"/>
        </w:rPr>
      </w:pPr>
    </w:p>
    <w:p w14:paraId="29131BD5" w14:textId="77777777" w:rsidR="00833837" w:rsidRDefault="00833837" w:rsidP="00833837">
      <w:pPr>
        <w:pStyle w:val="Caption"/>
      </w:pPr>
    </w:p>
    <w:p w14:paraId="0E557091" w14:textId="77777777" w:rsidR="00D26861" w:rsidRDefault="00D26861" w:rsidP="00F10E5C">
      <w:pPr>
        <w:pStyle w:val="Caption"/>
        <w:ind w:firstLine="0"/>
        <w:sectPr w:rsidR="00D26861" w:rsidSect="008C1706">
          <w:pgSz w:w="11900" w:h="16840"/>
          <w:pgMar w:top="1440" w:right="1800" w:bottom="1440" w:left="1800" w:header="708" w:footer="708" w:gutter="0"/>
          <w:cols w:space="708"/>
          <w:docGrid w:linePitch="360"/>
        </w:sectPr>
      </w:pPr>
      <w:bookmarkStart w:id="68" w:name="_Ref417055192"/>
    </w:p>
    <w:p w14:paraId="5612B3A4" w14:textId="79F2A14A" w:rsidR="00D26861" w:rsidRDefault="00D26861" w:rsidP="00F10E5C">
      <w:pPr>
        <w:pStyle w:val="Caption"/>
        <w:ind w:firstLine="0"/>
      </w:pPr>
      <w:commentRangeStart w:id="69"/>
      <w:r>
        <w:rPr>
          <w:noProof/>
          <w:lang w:val="en-US"/>
        </w:rPr>
        <mc:AlternateContent>
          <mc:Choice Requires="wpg">
            <w:drawing>
              <wp:anchor distT="0" distB="0" distL="114300" distR="114300" simplePos="0" relativeHeight="251688960" behindDoc="1" locked="0" layoutInCell="1" allowOverlap="1" wp14:anchorId="6C2280FA" wp14:editId="1B70626F">
                <wp:simplePos x="0" y="0"/>
                <wp:positionH relativeFrom="column">
                  <wp:posOffset>-342900</wp:posOffset>
                </wp:positionH>
                <wp:positionV relativeFrom="paragraph">
                  <wp:posOffset>-228600</wp:posOffset>
                </wp:positionV>
                <wp:extent cx="9372600" cy="5268790"/>
                <wp:effectExtent l="0" t="0" r="0" b="0"/>
                <wp:wrapNone/>
                <wp:docPr id="335" name="Group 335"/>
                <wp:cNvGraphicFramePr/>
                <a:graphic xmlns:a="http://schemas.openxmlformats.org/drawingml/2006/main">
                  <a:graphicData uri="http://schemas.microsoft.com/office/word/2010/wordprocessingGroup">
                    <wpg:wgp>
                      <wpg:cNvGrpSpPr/>
                      <wpg:grpSpPr>
                        <a:xfrm>
                          <a:off x="0" y="0"/>
                          <a:ext cx="9372600" cy="5268790"/>
                          <a:chOff x="0" y="0"/>
                          <a:chExt cx="9654540" cy="5829300"/>
                        </a:xfrm>
                      </wpg:grpSpPr>
                      <pic:pic xmlns:pic="http://schemas.openxmlformats.org/drawingml/2006/picture">
                        <pic:nvPicPr>
                          <pic:cNvPr id="336" name="Picture 33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810" cy="2781300"/>
                          </a:xfrm>
                          <a:prstGeom prst="rect">
                            <a:avLst/>
                          </a:prstGeom>
                          <a:noFill/>
                          <a:ln>
                            <a:noFill/>
                          </a:ln>
                        </pic:spPr>
                      </pic:pic>
                      <pic:pic xmlns:pic="http://schemas.openxmlformats.org/drawingml/2006/picture">
                        <pic:nvPicPr>
                          <pic:cNvPr id="337" name="Picture 33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914900" y="0"/>
                            <a:ext cx="4739640" cy="2743200"/>
                          </a:xfrm>
                          <a:prstGeom prst="rect">
                            <a:avLst/>
                          </a:prstGeom>
                          <a:noFill/>
                          <a:ln>
                            <a:noFill/>
                          </a:ln>
                        </pic:spPr>
                      </pic:pic>
                      <pic:pic xmlns:pic="http://schemas.openxmlformats.org/drawingml/2006/picture">
                        <pic:nvPicPr>
                          <pic:cNvPr id="338" name="Picture 33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3086100"/>
                            <a:ext cx="4914900" cy="2435225"/>
                          </a:xfrm>
                          <a:prstGeom prst="rect">
                            <a:avLst/>
                          </a:prstGeom>
                          <a:noFill/>
                          <a:ln>
                            <a:noFill/>
                          </a:ln>
                        </pic:spPr>
                      </pic:pic>
                      <pic:pic xmlns:pic="http://schemas.openxmlformats.org/drawingml/2006/picture">
                        <pic:nvPicPr>
                          <pic:cNvPr id="339" name="Picture 33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5372100" y="3657600"/>
                            <a:ext cx="4120515" cy="1175385"/>
                          </a:xfrm>
                          <a:prstGeom prst="rect">
                            <a:avLst/>
                          </a:prstGeom>
                          <a:noFill/>
                          <a:ln>
                            <a:noFill/>
                          </a:ln>
                        </pic:spPr>
                      </pic:pic>
                      <wps:wsp>
                        <wps:cNvPr id="340" name="Text Box 340"/>
                        <wps:cNvSpPr txBox="1"/>
                        <wps:spPr>
                          <a:xfrm>
                            <a:off x="228600" y="2743200"/>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1472FF" w14:textId="77777777" w:rsidR="00BF7724" w:rsidRDefault="00BF7724" w:rsidP="00D2686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341"/>
                        <wps:cNvSpPr txBox="1"/>
                        <wps:spPr>
                          <a:xfrm>
                            <a:off x="5143500" y="2743200"/>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8C577C" w14:textId="77777777" w:rsidR="00BF7724" w:rsidRDefault="00BF7724" w:rsidP="00D2686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342"/>
                        <wps:cNvSpPr txBox="1"/>
                        <wps:spPr>
                          <a:xfrm>
                            <a:off x="228600" y="5486400"/>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050864" w14:textId="77777777" w:rsidR="00BF7724" w:rsidRDefault="00BF7724" w:rsidP="00D2686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wps:spPr>
                          <a:xfrm>
                            <a:off x="5257800" y="5486401"/>
                            <a:ext cx="457200" cy="3307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F9DBA" w14:textId="77777777" w:rsidR="00BF7724" w:rsidRDefault="00BF7724" w:rsidP="00D26861">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2280FA" id="Group 335" o:spid="_x0000_s1135" style="position:absolute;left:0;text-align:left;margin-left:-27pt;margin-top:-18pt;width:738pt;height:414.85pt;z-index:-251627520;mso-position-horizontal-relative:text;mso-position-vertical-relative:text;mso-width-relative:margin;mso-height-relative:margin" coordsize="96545,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 o:spid="_x0000_s1136" type="#_x0000_t75" style="position:absolute;width:48298;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">
                  <v:imagedata r:id="rId19" o:title=""/>
                </v:shape>
                <v:shape id="Picture 337" o:spid="_x0000_s1137" type="#_x0000_t75" style="position:absolute;left:49149;width:4739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">
                  <v:imagedata r:id="rId20" o:title=""/>
                </v:shape>
                <v:shape id="Picture 338" o:spid="_x0000_s1138" type="#_x0000_t75" style="position:absolute;top:30861;width:49149;height:2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">
                  <v:imagedata r:id="rId21" o:title=""/>
                </v:shape>
                <v:shape id="Picture 339" o:spid="_x0000_s1139" type="#_x0000_t75" style="position:absolute;left:53721;top:36576;width:41205;height:1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">
                  <v:imagedata r:id="rId22" o:title=""/>
                </v:shape>
                <v:shape id="Text Box 340" o:spid="_x0000_s1140" type="#_x0000_t202" style="position:absolute;left:2286;top:27432;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14:paraId="241472FF" w14:textId="77777777" w:rsidR="00BF7724" w:rsidRDefault="00BF7724" w:rsidP="00D26861">
                        <w:r>
                          <w:t>a)</w:t>
                        </w:r>
                      </w:p>
                    </w:txbxContent>
                  </v:textbox>
                </v:shape>
                <v:shape id="Text Box 341" o:spid="_x0000_s1141" type="#_x0000_t202" style="position:absolute;left:51435;top:27432;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3F8C577C" w14:textId="77777777" w:rsidR="00BF7724" w:rsidRDefault="00BF7724" w:rsidP="00D26861">
                        <w:r>
                          <w:t>b)</w:t>
                        </w:r>
                      </w:p>
                    </w:txbxContent>
                  </v:textbox>
                </v:shape>
                <v:shape id="Text Box 342" o:spid="_x0000_s1142" type="#_x0000_t202" style="position:absolute;left:2286;top:54864;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06050864" w14:textId="77777777" w:rsidR="00BF7724" w:rsidRDefault="00BF7724" w:rsidP="00D26861">
                        <w:r>
                          <w:t>c)</w:t>
                        </w:r>
                      </w:p>
                    </w:txbxContent>
                  </v:textbox>
                </v:shape>
                <v:shape id="Text Box 343" o:spid="_x0000_s1143" type="#_x0000_t202" style="position:absolute;left:52578;top:54864;width:4572;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0A1F9DBA" w14:textId="77777777" w:rsidR="00BF7724" w:rsidRDefault="00BF7724" w:rsidP="00D26861">
                        <w:r>
                          <w:t>d)</w:t>
                        </w:r>
                      </w:p>
                    </w:txbxContent>
                  </v:textbox>
                </v:shape>
              </v:group>
            </w:pict>
          </mc:Fallback>
        </mc:AlternateContent>
      </w:r>
      <w:commentRangeEnd w:id="69"/>
      <w:r w:rsidR="0049521E">
        <w:rPr>
          <w:rStyle w:val="CommentReference"/>
          <w:rFonts w:asciiTheme="minorHAnsi" w:hAnsiTheme="minorHAnsi"/>
          <w:b w:val="0"/>
          <w:bCs w:val="0"/>
          <w:lang w:val="en-GB"/>
        </w:rPr>
        <w:commentReference w:id="69"/>
      </w:r>
    </w:p>
    <w:p w14:paraId="26828DE5" w14:textId="77777777" w:rsidR="00D26861" w:rsidRDefault="00D26861" w:rsidP="00F10E5C">
      <w:pPr>
        <w:pStyle w:val="Caption"/>
        <w:ind w:firstLine="0"/>
      </w:pPr>
    </w:p>
    <w:p w14:paraId="798A5292" w14:textId="77777777" w:rsidR="00D26861" w:rsidRDefault="00D26861" w:rsidP="00F10E5C">
      <w:pPr>
        <w:pStyle w:val="Caption"/>
        <w:ind w:firstLine="0"/>
      </w:pPr>
    </w:p>
    <w:p w14:paraId="4A8E96B6" w14:textId="77777777" w:rsidR="00D26861" w:rsidRDefault="00D26861" w:rsidP="00F10E5C">
      <w:pPr>
        <w:pStyle w:val="Caption"/>
        <w:ind w:firstLine="0"/>
      </w:pPr>
    </w:p>
    <w:p w14:paraId="5B389EB4" w14:textId="77777777" w:rsidR="00D26861" w:rsidRDefault="00D26861" w:rsidP="00F10E5C">
      <w:pPr>
        <w:pStyle w:val="Caption"/>
        <w:ind w:firstLine="0"/>
      </w:pPr>
    </w:p>
    <w:p w14:paraId="262D5062" w14:textId="77777777" w:rsidR="00D26861" w:rsidRDefault="00D26861" w:rsidP="00F10E5C">
      <w:pPr>
        <w:pStyle w:val="Caption"/>
        <w:ind w:firstLine="0"/>
      </w:pPr>
    </w:p>
    <w:p w14:paraId="33719625" w14:textId="77777777" w:rsidR="00D26861" w:rsidRDefault="00D26861" w:rsidP="00F10E5C">
      <w:pPr>
        <w:pStyle w:val="Caption"/>
        <w:ind w:firstLine="0"/>
      </w:pPr>
    </w:p>
    <w:p w14:paraId="2799DB6A" w14:textId="77777777" w:rsidR="00D26861" w:rsidRDefault="00D26861" w:rsidP="00F10E5C">
      <w:pPr>
        <w:pStyle w:val="Caption"/>
        <w:ind w:firstLine="0"/>
      </w:pPr>
    </w:p>
    <w:p w14:paraId="54834068" w14:textId="77777777" w:rsidR="00D26861" w:rsidRDefault="00D26861" w:rsidP="00F10E5C">
      <w:pPr>
        <w:pStyle w:val="Caption"/>
        <w:ind w:firstLine="0"/>
      </w:pPr>
    </w:p>
    <w:p w14:paraId="4A4AB9E3" w14:textId="77777777" w:rsidR="00D26861" w:rsidRDefault="00D26861" w:rsidP="00F10E5C">
      <w:pPr>
        <w:pStyle w:val="Caption"/>
        <w:ind w:firstLine="0"/>
      </w:pPr>
    </w:p>
    <w:p w14:paraId="7BC5175A" w14:textId="77777777" w:rsidR="00D26861" w:rsidRDefault="00D26861" w:rsidP="00D26861"/>
    <w:p w14:paraId="531DC22B" w14:textId="77777777" w:rsidR="00D26861" w:rsidRDefault="00D26861" w:rsidP="00D26861"/>
    <w:p w14:paraId="37AEC9CF" w14:textId="77777777" w:rsidR="00D26861" w:rsidRDefault="00D26861" w:rsidP="00D26861"/>
    <w:p w14:paraId="4780CA0A" w14:textId="77777777" w:rsidR="00D26861" w:rsidRDefault="00D26861" w:rsidP="00D26861"/>
    <w:p w14:paraId="32D3B22F" w14:textId="77777777" w:rsidR="00D26861" w:rsidRDefault="00D26861" w:rsidP="00D26861"/>
    <w:p w14:paraId="7E6772A9" w14:textId="77777777" w:rsidR="00D26861" w:rsidRDefault="00D26861" w:rsidP="00D26861"/>
    <w:p w14:paraId="61A6C96F" w14:textId="77777777" w:rsidR="00D26861" w:rsidRDefault="00D26861" w:rsidP="00D26861"/>
    <w:p w14:paraId="568A93E5" w14:textId="77777777" w:rsidR="00D26861" w:rsidRDefault="00D26861" w:rsidP="00D26861"/>
    <w:p w14:paraId="1D58999A" w14:textId="77777777" w:rsidR="00D26861" w:rsidRDefault="00D26861" w:rsidP="00D26861"/>
    <w:p w14:paraId="6B096184" w14:textId="77777777" w:rsidR="00D26861" w:rsidRDefault="00D26861" w:rsidP="00D26861"/>
    <w:p w14:paraId="24B1FA63" w14:textId="77777777" w:rsidR="00D26861" w:rsidRDefault="00D26861" w:rsidP="00D26861"/>
    <w:p w14:paraId="77320C67" w14:textId="77777777" w:rsidR="00D26861" w:rsidRDefault="00833837" w:rsidP="00F10E5C">
      <w:pPr>
        <w:pStyle w:val="Caption"/>
        <w:ind w:firstLine="0"/>
        <w:rPr>
          <w:lang w:val="en-ZA"/>
        </w:rPr>
        <w:sectPr w:rsidR="00D26861" w:rsidSect="00D26861">
          <w:pgSz w:w="16840" w:h="11900" w:orient="landscape"/>
          <w:pgMar w:top="1800" w:right="1440" w:bottom="1800" w:left="1440" w:header="708" w:footer="708" w:gutter="0"/>
          <w:cols w:space="708"/>
          <w:docGrid w:linePitch="360"/>
        </w:sectPr>
      </w:pPr>
      <w:r w:rsidRPr="00A4660B">
        <w:t xml:space="preserve">Figure </w:t>
      </w:r>
      <w:r w:rsidRPr="006C1538">
        <w:fldChar w:fldCharType="begin"/>
      </w:r>
      <w:r w:rsidRPr="00A4660B">
        <w:instrText xml:space="preserve"> SEQ Figure \* ARABIC </w:instrText>
      </w:r>
      <w:r w:rsidRPr="006C1538">
        <w:fldChar w:fldCharType="separate"/>
      </w:r>
      <w:r w:rsidR="006E3FA2">
        <w:rPr>
          <w:noProof/>
        </w:rPr>
        <w:t>12</w:t>
      </w:r>
      <w:r w:rsidRPr="006C1538">
        <w:rPr>
          <w:noProof/>
        </w:rPr>
        <w:fldChar w:fldCharType="end"/>
      </w:r>
      <w:bookmarkEnd w:id="68"/>
      <w:r w:rsidRPr="00A4660B">
        <w:rPr>
          <w:lang w:val="en-ZA"/>
        </w:rPr>
        <w:t xml:space="preserve">: </w:t>
      </w:r>
      <w:r w:rsidR="00F10E5C" w:rsidRPr="00A4660B">
        <w:rPr>
          <w:lang w:val="en-ZA"/>
        </w:rPr>
        <w:t xml:space="preserve">Structure of the </w:t>
      </w:r>
      <w:r w:rsidR="00F10E5C">
        <w:rPr>
          <w:lang w:val="en-ZA"/>
        </w:rPr>
        <w:t xml:space="preserve">a) </w:t>
      </w:r>
      <w:r w:rsidR="00F10E5C" w:rsidRPr="00A4660B">
        <w:rPr>
          <w:lang w:val="en-ZA"/>
        </w:rPr>
        <w:t xml:space="preserve">Iron and Steel </w:t>
      </w:r>
      <w:r w:rsidR="00F10E5C">
        <w:rPr>
          <w:lang w:val="en-ZA"/>
        </w:rPr>
        <w:t>b)</w:t>
      </w:r>
      <w:r w:rsidR="00F10E5C" w:rsidRPr="00A4660B">
        <w:rPr>
          <w:lang w:val="en-ZA"/>
        </w:rPr>
        <w:t xml:space="preserve">Non-metallic minerals </w:t>
      </w:r>
      <w:r w:rsidR="00F10E5C">
        <w:rPr>
          <w:lang w:val="en-ZA"/>
        </w:rPr>
        <w:t>c)</w:t>
      </w:r>
      <w:r w:rsidR="00F10E5C" w:rsidRPr="00F10E5C">
        <w:t xml:space="preserve"> </w:t>
      </w:r>
      <w:r w:rsidR="00F10E5C" w:rsidRPr="00A4660B">
        <w:t>Pulp and Paper</w:t>
      </w:r>
      <w:r w:rsidRPr="00A4660B">
        <w:rPr>
          <w:lang w:val="en-ZA"/>
        </w:rPr>
        <w:t xml:space="preserve"> industry</w:t>
      </w:r>
      <w:r w:rsidR="00F10E5C">
        <w:rPr>
          <w:lang w:val="en-ZA"/>
        </w:rPr>
        <w:t xml:space="preserve"> and   d)</w:t>
      </w:r>
      <w:r w:rsidR="00F10E5C" w:rsidRPr="00F10E5C">
        <w:rPr>
          <w:lang w:val="en-ZA"/>
        </w:rPr>
        <w:t xml:space="preserve"> </w:t>
      </w:r>
      <w:r w:rsidR="00F10E5C" w:rsidRPr="00A4660B">
        <w:rPr>
          <w:lang w:val="en-ZA"/>
        </w:rPr>
        <w:t>Ferroalloys</w:t>
      </w:r>
      <w:r w:rsidRPr="00A4660B">
        <w:rPr>
          <w:lang w:val="en-ZA"/>
        </w:rPr>
        <w:t xml:space="preserve"> representation in SATIM</w:t>
      </w:r>
    </w:p>
    <w:p w14:paraId="24063E33" w14:textId="7ECC1AEE" w:rsidR="00365EE3" w:rsidRDefault="00365EE3" w:rsidP="00F10E5C">
      <w:pPr>
        <w:pStyle w:val="Caption"/>
        <w:ind w:firstLine="0"/>
        <w:rPr>
          <w:lang w:val="en-ZA"/>
        </w:rPr>
      </w:pPr>
    </w:p>
    <w:p w14:paraId="242657E1" w14:textId="27354302" w:rsidR="00CB098D" w:rsidRDefault="00CB098D" w:rsidP="00CB098D">
      <w:pPr>
        <w:pStyle w:val="Heading1"/>
      </w:pPr>
      <w:bookmarkStart w:id="70" w:name="_Toc417982787"/>
      <w:r>
        <w:t>Accounting for emissions</w:t>
      </w:r>
      <w:bookmarkEnd w:id="70"/>
    </w:p>
    <w:p w14:paraId="44A1C5ED" w14:textId="7E141DCB" w:rsidR="00BC24D2" w:rsidRDefault="00BC24D2" w:rsidP="00BC24D2">
      <w:bookmarkStart w:id="71" w:name="_Toc417982789"/>
      <w:r>
        <w:t xml:space="preserve">Fugitive emissions from extraction and refineries, as well as emissions from combustion, are accounted for in SATIM. Combined they account for 80% of overall GHG emissions in South Africa. Fugitive emissions are accounted for at the source </w:t>
      </w:r>
      <w:r w:rsidR="002B0D05">
        <w:t>i.e.</w:t>
      </w:r>
      <w:r>
        <w:t xml:space="preserve"> emissions from mining are accounted for under extraction and refinery emissions are an output of refineries. Both are directly related to output. Emissions from combustion are allocated to sectoral fuel use. They are therefore average emissions that occur as a result of the combustion of coal (of different grades), gas, liquid fuels etc in each sector. </w:t>
      </w:r>
      <w:ins w:id="72" w:author="Bruno Merven" w:date="2020-12-11T14:28:00Z">
        <w:r w:rsidR="0049521E">
          <w:t>Process (</w:t>
        </w:r>
      </w:ins>
      <w:ins w:id="73" w:author="Bruno Merven" w:date="2020-12-11T14:23:00Z">
        <w:r w:rsidR="0049521E">
          <w:t>IPPU</w:t>
        </w:r>
      </w:ins>
      <w:ins w:id="74" w:author="Bruno Merven" w:date="2020-12-11T14:28:00Z">
        <w:r w:rsidR="0049521E">
          <w:t>)</w:t>
        </w:r>
      </w:ins>
      <w:ins w:id="75" w:author="Bruno Merven" w:date="2020-12-11T14:23:00Z">
        <w:r w:rsidR="0049521E">
          <w:t xml:space="preserve"> emissions are accounted for at the process level, except in the case of </w:t>
        </w:r>
      </w:ins>
      <w:ins w:id="76" w:author="Bruno Merven" w:date="2020-12-11T14:35:00Z">
        <w:r w:rsidR="00D57366">
          <w:t>the 2D</w:t>
        </w:r>
      </w:ins>
      <w:ins w:id="77" w:author="Bruno Merven" w:date="2020-12-11T14:36:00Z">
        <w:r w:rsidR="00D57366">
          <w:t xml:space="preserve">: Non-Energy products from fuels and solvent use, and 2F: Product uses as substitutes for ozone depleting substances, which are specified exogenously as a </w:t>
        </w:r>
      </w:ins>
      <w:ins w:id="78" w:author="Bruno Merven" w:date="2020-12-11T14:37:00Z">
        <w:r w:rsidR="00D57366">
          <w:t>fixed time series. AFOLU and Waste emissions are currently accounted for outside of SATIM.</w:t>
        </w:r>
      </w:ins>
    </w:p>
    <w:p w14:paraId="29DF5229" w14:textId="57377187" w:rsidR="00F1136B" w:rsidRDefault="00F1136B" w:rsidP="00CB098D">
      <w:pPr>
        <w:pStyle w:val="Heading1"/>
      </w:pPr>
      <w:r>
        <w:t>Discussion</w:t>
      </w:r>
      <w:r w:rsidR="00E53CF3">
        <w:t xml:space="preserve"> of </w:t>
      </w:r>
      <w:r w:rsidR="002F3981">
        <w:t xml:space="preserve">strengths </w:t>
      </w:r>
      <w:r w:rsidR="00B50B11">
        <w:t xml:space="preserve">and limitations </w:t>
      </w:r>
      <w:r w:rsidR="002F3981">
        <w:t xml:space="preserve">of the </w:t>
      </w:r>
      <w:r w:rsidR="00EC5572">
        <w:t xml:space="preserve">SATIM </w:t>
      </w:r>
      <w:r w:rsidR="002F3981">
        <w:t>modelling approach</w:t>
      </w:r>
      <w:bookmarkEnd w:id="71"/>
    </w:p>
    <w:p w14:paraId="2CC8820E" w14:textId="23916F9B" w:rsidR="008D03D2" w:rsidRDefault="008D03D2" w:rsidP="008D03D2">
      <w:r>
        <w:t>A strength of the approach taken in developing SATIM lies in the inclusion of the entire energy system in the model. This allows emissions, including fugitive emissions, and fuel use to be accounted for explicitly for all sectors. This in turn allows for trade-off between sectors when mitigation is required and the targeting of specific sectors in scenarios for policy interventions.  The representation of demand for energy services in all sectors, allows efficiency, processes changes and fuel switching on the demand side to complete with changes on the supply side to provide an optimal energy pathway for South Africa to meet future energy service needs under policy or other con</w:t>
      </w:r>
      <w:r w:rsidR="009F6549">
        <w:t>s</w:t>
      </w:r>
      <w:r>
        <w:t>traints. For example</w:t>
      </w:r>
      <w:r w:rsidR="009F6549">
        <w:t>,</w:t>
      </w:r>
      <w:r>
        <w:t xml:space="preserve"> it is possible for electricity generation to increase the use of RE, or for the demand sectors to increase their use of RE, or to utilise more efficient technologies to achieve an overarching objective of reducing emissions.</w:t>
      </w:r>
    </w:p>
    <w:p w14:paraId="23322A88" w14:textId="0C814891" w:rsidR="008D03D2" w:rsidRDefault="008D03D2" w:rsidP="008D03D2">
      <w:r>
        <w:t xml:space="preserve">The </w:t>
      </w:r>
      <w:r w:rsidR="00601337">
        <w:t xml:space="preserve">high level </w:t>
      </w:r>
      <w:r>
        <w:t>sectoral detail in SATIM matches the energy balance</w:t>
      </w:r>
      <w:r w:rsidR="00B34D88">
        <w:t>s</w:t>
      </w:r>
      <w:r>
        <w:t xml:space="preserve"> published by the Department of Energy of South Africa</w:t>
      </w:r>
      <w:r w:rsidR="002B0D05">
        <w:t>.</w:t>
      </w:r>
      <w:r w:rsidRPr="00D96833">
        <w:t xml:space="preserve"> </w:t>
      </w:r>
      <w:r w:rsidR="002B0D05">
        <w:t>E</w:t>
      </w:r>
      <w:r w:rsidR="00B30BF2">
        <w:t xml:space="preserve">nergy consumption in the </w:t>
      </w:r>
      <w:r>
        <w:t xml:space="preserve">base year </w:t>
      </w:r>
      <w:r w:rsidR="00B30BF2">
        <w:t xml:space="preserve">differs from the DOE energy balances where other published national statistics indicate that adjustments are </w:t>
      </w:r>
      <w:r w:rsidR="002B0D05">
        <w:t xml:space="preserve">necessary. </w:t>
      </w:r>
      <w:r>
        <w:t>This ensures the accuracy of base year demand. However, due to the detailed representation of demand at the energy service level, as well as the delays in publishing the energy balances and national statistics needed to update the model base year, base year updates are irregular. The current base year is 2012</w:t>
      </w:r>
      <w:ins w:id="79" w:author="Bruno Merven" w:date="2020-12-11T14:33:00Z">
        <w:r w:rsidR="00D57366">
          <w:t>with a detailed upda</w:t>
        </w:r>
      </w:ins>
      <w:ins w:id="80" w:author="Bruno Merven" w:date="2020-12-11T14:34:00Z">
        <w:r w:rsidR="00D57366">
          <w:t>te for 2017</w:t>
        </w:r>
      </w:ins>
      <w:r>
        <w:t>. A feature of TIMES which helps in this regard is that model years can be independent of data years, allowing sector updates to be unconstrained by data availability in all sectors.</w:t>
      </w:r>
    </w:p>
    <w:p w14:paraId="569655E8" w14:textId="62F5DF4F" w:rsidR="008D03D2" w:rsidRDefault="008D03D2" w:rsidP="008D03D2">
      <w:r>
        <w:t>Income changes over time play a role in determining the demand for transport, influencing the levels of both tonne and passenger kilometres</w:t>
      </w:r>
      <w:del w:id="81" w:author="bruno merven" w:date="2020-11-24T21:43:00Z">
        <w:r w:rsidDel="00B20DCA">
          <w:delText>, as well as the efficiency of the vehicle fleet</w:delText>
        </w:r>
      </w:del>
      <w:r>
        <w:t xml:space="preserve">. In the residential sector income and electricity access play a role in energy service demands, fuel type and efficiency of technologies. Household income growth and electrification therefore need to be accurately reflected in an energy systems model in a way that is consistent with economic growth. In </w:t>
      </w:r>
      <w:r w:rsidR="009F6549">
        <w:t>addition</w:t>
      </w:r>
      <w:ins w:id="82" w:author="Bruno Merven" w:date="2020-12-11T14:44:00Z">
        <w:r w:rsidR="00B81B28">
          <w:t>,</w:t>
        </w:r>
      </w:ins>
      <w:r w:rsidR="009F6549">
        <w:t xml:space="preserve"> </w:t>
      </w:r>
      <w:r>
        <w:t xml:space="preserve">income growth reflected in the transport sector must be consistent with that of the residential sector. This is done in SATIM by linking the model drivers to the output of a CGE model to develop economically consistent scenarios. </w:t>
      </w:r>
    </w:p>
    <w:p w14:paraId="606A8F74" w14:textId="0D84B8C9" w:rsidR="008D03D2" w:rsidRDefault="00601337" w:rsidP="008D03D2">
      <w:r>
        <w:t xml:space="preserve">Mileage </w:t>
      </w:r>
      <w:r w:rsidR="008D03D2">
        <w:t>decay and</w:t>
      </w:r>
      <w:r>
        <w:t xml:space="preserve"> efficiency</w:t>
      </w:r>
      <w:r w:rsidR="008D03D2">
        <w:t xml:space="preserve"> improvement due to vintaging is explicitly included in the transport sector. Similarly</w:t>
      </w:r>
      <w:ins w:id="83" w:author="Bruno Merven" w:date="2020-12-11T14:44:00Z">
        <w:r w:rsidR="00B81B28">
          <w:t>,</w:t>
        </w:r>
      </w:ins>
      <w:r w:rsidR="008D03D2">
        <w:t xml:space="preserve"> improvements in the efficiency of building stock over time are included in the commercial sector and in the intensive industries process efficiency of plant can improve with additional investment. </w:t>
      </w:r>
    </w:p>
    <w:p w14:paraId="730E3DBD" w14:textId="77777777" w:rsidR="008D03D2" w:rsidRDefault="008D03D2" w:rsidP="008D03D2">
      <w:r>
        <w:t>Coal supply to power plants and the plants they supply are represented individually. This allows coal quality and cost to be captured against each power plant individually. It also allows investigation of the optimal path for transformation in the power sector away from coal, based on plant efficiency, cost and other objectives.  This is an important component of SATIM as coal is a large portion of TPES, and competition between coal fired plants and RE must be represented as accurately as possible.</w:t>
      </w:r>
    </w:p>
    <w:p w14:paraId="04636B62" w14:textId="77777777" w:rsidR="008D03D2" w:rsidRDefault="008D03D2" w:rsidP="008D03D2">
      <w:r>
        <w:t xml:space="preserve">An important strength of SATIM is its modularity, allowing easy expansion of sectors and subsectors and energy service representation. The time slice resolution in SATIM can also easily be adjusted according to research needs, and expansion of trade of energy with neighbouring countries can be accommodated, through the utilisation of the regional trade features in TIMES. The flexibility of Timeslice resolution is important as it has implications for RE integration, and model run time. Regional trade is likely to expand in future and having the flexibility to include demand and supply options in neighbouring countries explicitly, at a similar level of detail to SATIM, will allow exploration of optimal energy pathways for the region. </w:t>
      </w:r>
    </w:p>
    <w:p w14:paraId="751B3B7B" w14:textId="37B1BDC1" w:rsidR="008D03D2" w:rsidRDefault="008D03D2" w:rsidP="008D03D2">
      <w:r>
        <w:t xml:space="preserve">An additional important development in recent years is the </w:t>
      </w:r>
      <w:r w:rsidR="002B0D05">
        <w:t>soft linking</w:t>
      </w:r>
      <w:r>
        <w:t xml:space="preserve"> of SATIM to the SAGE Computable General Equilibrium model. The linked model captures economic response to fuel prices which occur for example, as a result of different energy investment paths, and changes t</w:t>
      </w:r>
      <w:r w:rsidR="00B34D88">
        <w:t>o energy service needs in response</w:t>
      </w:r>
      <w:r>
        <w:t xml:space="preserve"> to GDP growth.  Economic consistency in scenarios and demand growth is a concern as growth in all sectors is driven by GDP either directly (</w:t>
      </w:r>
      <w:r w:rsidR="002B0D05">
        <w:t>e.g.</w:t>
      </w:r>
      <w:r>
        <w:t xml:space="preserve"> commerce) or indirectly (</w:t>
      </w:r>
      <w:r w:rsidR="002B0D05">
        <w:t>e.g.</w:t>
      </w:r>
      <w:r>
        <w:t xml:space="preserve"> residential). The use of a CGE model to develop economically consistent scenarios as well as the </w:t>
      </w:r>
      <w:del w:id="84" w:author="Bruno Merven" w:date="2020-12-11T14:45:00Z">
        <w:r w:rsidDel="00B81B28">
          <w:delText xml:space="preserve">soft </w:delText>
        </w:r>
      </w:del>
      <w:r>
        <w:t xml:space="preserve">linking of SATIM SAGE has allowed the expansion of research to areas such as just transitions and economically and climate optimal development pathways. </w:t>
      </w:r>
    </w:p>
    <w:p w14:paraId="30C5D652" w14:textId="77777777" w:rsidR="008D03D2" w:rsidRDefault="008D03D2" w:rsidP="008D03D2">
      <w:r>
        <w:t xml:space="preserve">As SATIM represents demand in South Africa as a single node the spatial diversity of demand is not captured. Similarly RE and fossil fuel resources are also spatially diverse. Not capturing this diversity has implications for the optimisation of the energy system. For example, power plants that are located far from demand centres do not incur a transmission penalty.  </w:t>
      </w:r>
    </w:p>
    <w:p w14:paraId="0E264864" w14:textId="305CF410" w:rsidR="002B0D05" w:rsidRDefault="00B81B28" w:rsidP="002B0D05">
      <w:ins w:id="85" w:author="Bruno Merven" w:date="2020-12-11T14:45:00Z">
        <w:r>
          <w:t xml:space="preserve">The </w:t>
        </w:r>
      </w:ins>
      <w:r w:rsidR="002B0D05">
        <w:t>TIMES approach is normative: optimized from a single agent</w:t>
      </w:r>
      <w:ins w:id="86" w:author="Bruno Merven" w:date="2020-12-11T14:45:00Z">
        <w:r>
          <w:t>’</w:t>
        </w:r>
      </w:ins>
      <w:r w:rsidR="002B0D05">
        <w:t xml:space="preserve">s point of view. This is fine for supply, and industry, which normally behave in this way. However, without extensive further disaggregation </w:t>
      </w:r>
      <w:r w:rsidR="00B34D88">
        <w:t>of</w:t>
      </w:r>
      <w:r w:rsidR="002B0D05">
        <w:t xml:space="preserve"> the residential demand sector</w:t>
      </w:r>
      <w:r w:rsidR="00B34D88">
        <w:t>,</w:t>
      </w:r>
      <w:r w:rsidR="002B0D05">
        <w:t xml:space="preserve"> heterogeneity</w:t>
      </w:r>
      <w:r w:rsidR="00B34D88">
        <w:t xml:space="preserve"> of</w:t>
      </w:r>
      <w:r w:rsidR="002B0D05">
        <w:t xml:space="preserve"> preferences </w:t>
      </w:r>
      <w:r w:rsidR="00B34D88">
        <w:t>is</w:t>
      </w:r>
      <w:r w:rsidR="002B0D05">
        <w:t xml:space="preserve"> not captured. The cheapest technology will tend to dominate the solution even if there is another product </w:t>
      </w:r>
      <w:r w:rsidR="00B34D88">
        <w:t xml:space="preserve">available </w:t>
      </w:r>
      <w:r w:rsidR="002B0D05">
        <w:t xml:space="preserve">with slightly higher cost but other non-monetary advantages. </w:t>
      </w:r>
      <w:r w:rsidR="00D86BB4">
        <w:t>The model</w:t>
      </w:r>
      <w:r w:rsidR="00B34D88">
        <w:t xml:space="preserve"> would therefore benefit from </w:t>
      </w:r>
      <w:r w:rsidR="002B0D05">
        <w:t>soft linking with more detailed choice models.</w:t>
      </w:r>
    </w:p>
    <w:p w14:paraId="6DB3E404" w14:textId="790BD856" w:rsidR="002B0D05" w:rsidRDefault="002B0D05" w:rsidP="002B0D05">
      <w:r>
        <w:t>Another weakness is the fact that mode c</w:t>
      </w:r>
      <w:r w:rsidR="00D86BB4">
        <w:t>hoice in transport is exogenous.</w:t>
      </w:r>
      <w:r>
        <w:t xml:space="preserve"> </w:t>
      </w:r>
      <w:r w:rsidR="00D86BB4">
        <w:t>To accurately reflect modal shift in the transport sector within SATIM</w:t>
      </w:r>
      <w:r>
        <w:t xml:space="preserve"> would require further disaggregation </w:t>
      </w:r>
      <w:r w:rsidR="00D86BB4">
        <w:t>to reflect transport demand in</w:t>
      </w:r>
      <w:r>
        <w:t xml:space="preserve"> the </w:t>
      </w:r>
      <w:r w:rsidR="00D86BB4">
        <w:t>larger</w:t>
      </w:r>
      <w:r>
        <w:t xml:space="preserve"> cities of South Africa. Each city has its own peculiarities</w:t>
      </w:r>
      <w:r w:rsidR="00D86BB4">
        <w:t>, for example whether rail transport is available,</w:t>
      </w:r>
      <w:r>
        <w:t xml:space="preserve"> which would have to be captured</w:t>
      </w:r>
      <w:ins w:id="87" w:author="Bruno Merven" w:date="2020-12-11T14:46:00Z">
        <w:r w:rsidR="00B81B28">
          <w:t>,</w:t>
        </w:r>
      </w:ins>
      <w:bookmarkStart w:id="88" w:name="_GoBack"/>
      <w:bookmarkEnd w:id="88"/>
      <w:r>
        <w:t xml:space="preserve"> in order for </w:t>
      </w:r>
      <w:r w:rsidR="00D86BB4">
        <w:t>modal</w:t>
      </w:r>
      <w:r>
        <w:t xml:space="preserve"> switch to be endogenized.</w:t>
      </w:r>
    </w:p>
    <w:p w14:paraId="1CAC7A9F" w14:textId="1972041E" w:rsidR="00B50B11" w:rsidRDefault="00B50B11" w:rsidP="00B50B11">
      <w:pPr>
        <w:pStyle w:val="Heading1"/>
      </w:pPr>
      <w:r>
        <w:t>Conclusions</w:t>
      </w:r>
    </w:p>
    <w:p w14:paraId="4614C399" w14:textId="77777777" w:rsidR="00B50B11" w:rsidRDefault="00B50B11" w:rsidP="00B50B11"/>
    <w:p w14:paraId="0FE5B05E" w14:textId="2A448046" w:rsidR="008D03D2" w:rsidRDefault="008D03D2" w:rsidP="008D03D2">
      <w:r>
        <w:t xml:space="preserve">This paper presents an overview of SATIM, a full sector, technology rich, optimisation model of the South Africa Energy system. SATIM is unique in its representation </w:t>
      </w:r>
      <w:r w:rsidR="009F6549">
        <w:t>as presented in this paper</w:t>
      </w:r>
      <w:r>
        <w:t xml:space="preserve">. Important features in SATIM are that it has been developed in a way that allows changes to its modular structure and temporal resolution allowing shifts in technology, sector expansion, or increased data resolution to be incorporated as </w:t>
      </w:r>
      <w:r w:rsidR="009F6549">
        <w:t xml:space="preserve">the </w:t>
      </w:r>
      <w:r>
        <w:t xml:space="preserve">need arises. These features have allowed SATIM to be adapted to be utilised </w:t>
      </w:r>
      <w:r w:rsidR="00170EDD">
        <w:t>to inform</w:t>
      </w:r>
      <w:r>
        <w:t xml:space="preserve"> a wide range of critical policy questions in South Africa, including climate change responses. </w:t>
      </w:r>
    </w:p>
    <w:p w14:paraId="79ABC7A2" w14:textId="06466F7A" w:rsidR="008D03D2" w:rsidRDefault="008D03D2" w:rsidP="008D03D2">
      <w:r>
        <w:t xml:space="preserve">Presenting SATIM in an open manner in this paper has three advantages: firstly it allows critique of the modelling system and assumptions; secondly it allows others facing similar challenges related to characterising a developing country energy system and data scarcity to review the approach taken to overcome these issues in the development and maintenance of </w:t>
      </w:r>
      <w:r w:rsidR="00B75656">
        <w:t>an energy systems model and</w:t>
      </w:r>
      <w:r>
        <w:t>; thirdly as SATIM has already been used, and will continue to be used, to deliver insights into policy questions it is imperative that the assumptions behind the model are in the public domain and can be interrogated.</w:t>
      </w:r>
      <w:ins w:id="89" w:author="Bruno Merven" w:date="2020-12-11T14:32:00Z">
        <w:r w:rsidR="00D57366">
          <w:t xml:space="preserve"> </w:t>
        </w:r>
      </w:ins>
    </w:p>
    <w:p w14:paraId="4F2F75D4" w14:textId="3FF3FF4D" w:rsidR="00B75656" w:rsidDel="00D57366" w:rsidRDefault="00B75656" w:rsidP="00B75656">
      <w:pPr>
        <w:rPr>
          <w:del w:id="90" w:author="Bruno Merven" w:date="2020-12-11T14:31:00Z"/>
        </w:rPr>
      </w:pPr>
      <w:r>
        <w:t xml:space="preserve">In order to ensure SATIM’s relevance the base year and model structure </w:t>
      </w:r>
      <w:r w:rsidR="00871DDF">
        <w:t>have been</w:t>
      </w:r>
      <w:r>
        <w:t xml:space="preserve"> updated as often as possible. </w:t>
      </w:r>
      <w:r w:rsidR="002B0D05">
        <w:t>In order for SATIM to remain relevant the</w:t>
      </w:r>
      <w:r>
        <w:t xml:space="preserve"> update cycle needs to continue</w:t>
      </w:r>
      <w:ins w:id="91" w:author="Bruno Merven" w:date="2020-12-11T14:31:00Z">
        <w:r w:rsidR="00D57366">
          <w:t>.</w:t>
        </w:r>
      </w:ins>
      <w:del w:id="92" w:author="Bruno Merven" w:date="2020-12-11T14:31:00Z">
        <w:r w:rsidDel="00D57366">
          <w:delText xml:space="preserve">. </w:delText>
        </w:r>
        <w:r w:rsidR="00871DDF" w:rsidDel="00D57366">
          <w:delText xml:space="preserve">The </w:delText>
        </w:r>
        <w:r w:rsidDel="00D57366">
          <w:delText>2012 base year is quickly getting old!</w:delText>
        </w:r>
      </w:del>
      <w:ins w:id="93" w:author="Bruno Merven" w:date="2020-12-11T14:32:00Z">
        <w:r w:rsidR="00D57366">
          <w:t xml:space="preserve">. </w:t>
        </w:r>
        <w:commentRangeStart w:id="94"/>
        <w:r w:rsidR="00D57366">
          <w:t xml:space="preserve">SATIM is now stored an open access </w:t>
        </w:r>
      </w:ins>
      <w:ins w:id="95" w:author="Bruno Merven" w:date="2020-12-11T14:33:00Z">
        <w:r w:rsidR="00D57366">
          <w:t>version-control system which can be accessed here: …</w:t>
        </w:r>
        <w:commentRangeEnd w:id="94"/>
        <w:r w:rsidR="00D57366">
          <w:rPr>
            <w:rStyle w:val="CommentReference"/>
          </w:rPr>
          <w:commentReference w:id="94"/>
        </w:r>
        <w:r w:rsidR="00D57366">
          <w:t>..</w:t>
        </w:r>
      </w:ins>
      <w:ins w:id="96" w:author="Bruno Merven" w:date="2020-12-11T14:32:00Z">
        <w:r w:rsidR="00D57366">
          <w:t xml:space="preserve"> </w:t>
        </w:r>
      </w:ins>
    </w:p>
    <w:p w14:paraId="2C97ABE9" w14:textId="2A1B5EAB" w:rsidR="002B0D05" w:rsidRDefault="00B75656" w:rsidP="002B0D05">
      <w:del w:id="97" w:author="Bruno Merven" w:date="2020-12-11T14:31:00Z">
        <w:r w:rsidDel="00D57366">
          <w:delText>As SATIM grows and inputs and linkages become more complex, t</w:delText>
        </w:r>
        <w:r w:rsidR="002B0D05" w:rsidDel="00D57366">
          <w:delText xml:space="preserve">he platform </w:delText>
        </w:r>
        <w:r w:rsidDel="00D57366">
          <w:delText>should</w:delText>
        </w:r>
        <w:r w:rsidR="002B0D05" w:rsidDel="00D57366">
          <w:delText xml:space="preserve"> be upgraded in order to better accommodate collaborative work using the model (e.g. </w:delText>
        </w:r>
        <w:r w:rsidR="00AD2E5C" w:rsidDel="00D57366">
          <w:delText>using version control software).</w:delText>
        </w:r>
        <w:r w:rsidR="002B0D05" w:rsidDel="00D57366">
          <w:delText xml:space="preserve"> </w:delText>
        </w:r>
      </w:del>
      <w:r w:rsidR="00AD2E5C">
        <w:t>F</w:t>
      </w:r>
      <w:r w:rsidR="002B0D05">
        <w:t xml:space="preserve">lexible spatial disaggregation into provinces/cities would </w:t>
      </w:r>
      <w:r w:rsidR="00871DDF">
        <w:t xml:space="preserve">also </w:t>
      </w:r>
      <w:r w:rsidR="002B0D05">
        <w:t>be a great enhancement.</w:t>
      </w:r>
    </w:p>
    <w:p w14:paraId="58C75ECC" w14:textId="58D206BD" w:rsidR="00705A19" w:rsidRDefault="00705A19" w:rsidP="00705A19">
      <w:pPr>
        <w:pStyle w:val="Heading1"/>
      </w:pPr>
      <w:r>
        <w:t>Acknowledgments</w:t>
      </w:r>
    </w:p>
    <w:p w14:paraId="2B9F85F2" w14:textId="61425A37" w:rsidR="00705A19" w:rsidRPr="00705A19" w:rsidRDefault="00705A19" w:rsidP="00705A19">
      <w:r>
        <w:t xml:space="preserve">This paper is written with the support of South African National Energy Development Institute, who have also contributed to the development of SATIM, the calibration of base year data, and the </w:t>
      </w:r>
      <w:del w:id="98" w:author="Bruno Merven" w:date="2020-12-11T14:38:00Z">
        <w:r w:rsidDel="00D57366">
          <w:delText xml:space="preserve">soft </w:delText>
        </w:r>
      </w:del>
      <w:r>
        <w:t>linking of SATIM</w:t>
      </w:r>
      <w:del w:id="99" w:author="Bruno Merven" w:date="2020-12-11T14:38:00Z">
        <w:r w:rsidDel="00D57366">
          <w:delText>-</w:delText>
        </w:r>
      </w:del>
      <w:ins w:id="100" w:author="Bruno Merven" w:date="2020-12-11T14:38:00Z">
        <w:r w:rsidR="00D57366">
          <w:t xml:space="preserve"> to </w:t>
        </w:r>
      </w:ins>
      <w:r>
        <w:t>SAGE.</w:t>
      </w:r>
    </w:p>
    <w:p w14:paraId="5F51E2DD" w14:textId="3848B552" w:rsidR="0028065D" w:rsidRPr="00F1136B" w:rsidRDefault="0028065D" w:rsidP="00CB098D">
      <w:pPr>
        <w:pStyle w:val="Heading1"/>
      </w:pPr>
      <w:bookmarkStart w:id="101" w:name="_Toc417982790"/>
      <w:r>
        <w:t>References</w:t>
      </w:r>
      <w:bookmarkEnd w:id="101"/>
    </w:p>
    <w:p w14:paraId="18D348BE" w14:textId="77777777" w:rsidR="008B38FF" w:rsidRDefault="008B38FF" w:rsidP="00CD13E3">
      <w:pPr>
        <w:pStyle w:val="Normal2"/>
        <w:pBdr>
          <w:top w:val="nil"/>
          <w:left w:val="nil"/>
          <w:bottom w:val="nil"/>
          <w:right w:val="nil"/>
          <w:between w:val="nil"/>
        </w:pBdr>
      </w:pPr>
    </w:p>
    <w:p w14:paraId="4323EB2D" w14:textId="0059A722" w:rsidR="000303C6" w:rsidRPr="000303C6" w:rsidRDefault="000303C6" w:rsidP="000303C6">
      <w:pPr>
        <w:widowControl w:val="0"/>
        <w:autoSpaceDE w:val="0"/>
        <w:autoSpaceDN w:val="0"/>
        <w:adjustRightInd w:val="0"/>
        <w:ind w:left="480" w:hanging="480"/>
        <w:rPr>
          <w:rFonts w:ascii="Cambria" w:hAnsi="Cambria"/>
          <w:noProof/>
          <w:szCs w:val="24"/>
        </w:rPr>
      </w:pPr>
      <w:r>
        <w:fldChar w:fldCharType="begin" w:fldLock="1"/>
      </w:r>
      <w:r>
        <w:instrText xml:space="preserve">ADDIN Mendeley Bibliography CSL_BIBLIOGRAPHY </w:instrText>
      </w:r>
      <w:r>
        <w:fldChar w:fldCharType="separate"/>
      </w:r>
      <w:r w:rsidRPr="000303C6">
        <w:rPr>
          <w:rFonts w:ascii="Cambria" w:hAnsi="Cambria"/>
          <w:noProof/>
          <w:szCs w:val="24"/>
        </w:rPr>
        <w:t xml:space="preserve">Ahjum, F., Merven, B., Stone, A., &amp; Caetano, T. (2018). Road transport vehicles in South Africa towards 2050 : Factors influencing technology choice and implications for fuel supply. </w:t>
      </w:r>
      <w:r w:rsidRPr="000303C6">
        <w:rPr>
          <w:rFonts w:ascii="Cambria" w:hAnsi="Cambria"/>
          <w:i/>
          <w:iCs/>
          <w:noProof/>
          <w:szCs w:val="24"/>
        </w:rPr>
        <w:t>Journal of Energy in Southern Africa</w:t>
      </w:r>
      <w:r w:rsidRPr="000303C6">
        <w:rPr>
          <w:rFonts w:ascii="Cambria" w:hAnsi="Cambria"/>
          <w:noProof/>
          <w:szCs w:val="24"/>
        </w:rPr>
        <w:t xml:space="preserve">, </w:t>
      </w:r>
      <w:r w:rsidRPr="000303C6">
        <w:rPr>
          <w:rFonts w:ascii="Cambria" w:hAnsi="Cambria"/>
          <w:i/>
          <w:iCs/>
          <w:noProof/>
          <w:szCs w:val="24"/>
        </w:rPr>
        <w:t>29</w:t>
      </w:r>
      <w:r w:rsidRPr="000303C6">
        <w:rPr>
          <w:rFonts w:ascii="Cambria" w:hAnsi="Cambria"/>
          <w:noProof/>
          <w:szCs w:val="24"/>
        </w:rPr>
        <w:t>(3), 33–50.</w:t>
      </w:r>
    </w:p>
    <w:p w14:paraId="5401F829" w14:textId="77777777" w:rsid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Altieri, K. E., Trollip, H., Caetano, T., Hughes, A., Merven, B., &amp; Winkler, H. (2016). Achieving development and mitigation objectives through a decarbonization development pathway in South Africa. </w:t>
      </w:r>
      <w:r w:rsidRPr="000303C6">
        <w:rPr>
          <w:rFonts w:ascii="Cambria" w:hAnsi="Cambria"/>
          <w:i/>
          <w:iCs/>
          <w:noProof/>
          <w:szCs w:val="24"/>
        </w:rPr>
        <w:t>Climate Policy</w:t>
      </w:r>
      <w:r w:rsidRPr="000303C6">
        <w:rPr>
          <w:rFonts w:ascii="Cambria" w:hAnsi="Cambria"/>
          <w:noProof/>
          <w:szCs w:val="24"/>
        </w:rPr>
        <w:t xml:space="preserve">, </w:t>
      </w:r>
      <w:r w:rsidRPr="000303C6">
        <w:rPr>
          <w:rFonts w:ascii="Cambria" w:hAnsi="Cambria"/>
          <w:i/>
          <w:iCs/>
          <w:noProof/>
          <w:szCs w:val="24"/>
        </w:rPr>
        <w:t>16</w:t>
      </w:r>
      <w:r w:rsidRPr="000303C6">
        <w:rPr>
          <w:rFonts w:ascii="Cambria" w:hAnsi="Cambria"/>
          <w:noProof/>
          <w:szCs w:val="24"/>
        </w:rPr>
        <w:t>(sup1), S78–S91. https://doi.org/10.1080/14693062.2016.1150250</w:t>
      </w:r>
    </w:p>
    <w:p w14:paraId="23C51C94" w14:textId="764AB02E" w:rsid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Alton, T., Arndt, C., Davies, R., Hartley, F., Markelov, K., Thurlow, J., Ubogo, D., (2014): Introducing Carbon Taxes in South Africa. </w:t>
      </w:r>
      <w:r w:rsidRPr="001B5E48">
        <w:rPr>
          <w:rFonts w:ascii="Cambria" w:hAnsi="Cambria"/>
          <w:i/>
          <w:noProof/>
          <w:szCs w:val="24"/>
        </w:rPr>
        <w:t>Applied Energy</w:t>
      </w:r>
      <w:r w:rsidRPr="000303C6">
        <w:rPr>
          <w:rFonts w:ascii="Cambria" w:hAnsi="Cambria"/>
          <w:noProof/>
          <w:szCs w:val="24"/>
        </w:rPr>
        <w:t xml:space="preserve">, 116  344–354. Web. </w:t>
      </w:r>
    </w:p>
    <w:p w14:paraId="2CA64025" w14:textId="77777777"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Blignaut, James et al. (2016) “The Economic and Environmental Effects of a Carbon Tax in South Africa: A Dynamic CGE Modelling Approach.” </w:t>
      </w:r>
      <w:r w:rsidRPr="001B5E48">
        <w:rPr>
          <w:rFonts w:ascii="Cambria" w:hAnsi="Cambria"/>
          <w:i/>
          <w:noProof/>
          <w:szCs w:val="24"/>
        </w:rPr>
        <w:t>South African Journal of Economic and Management Sciences 19.5 .</w:t>
      </w:r>
    </w:p>
    <w:p w14:paraId="3AAD7D21" w14:textId="34294054"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Bohlmann, H.R. et al. “Regional Employment and Economic Growth Effects of South Africa’s Transition to Low-Carbon Energy Supply Mix.”</w:t>
      </w:r>
      <w:r w:rsidRPr="001B5E48">
        <w:rPr>
          <w:rFonts w:ascii="Cambria" w:hAnsi="Cambria"/>
          <w:i/>
          <w:noProof/>
          <w:szCs w:val="24"/>
        </w:rPr>
        <w:t xml:space="preserve"> Energy Policy</w:t>
      </w:r>
      <w:r w:rsidRPr="000303C6">
        <w:rPr>
          <w:rFonts w:ascii="Cambria" w:hAnsi="Cambria"/>
          <w:noProof/>
          <w:szCs w:val="24"/>
        </w:rPr>
        <w:t>, 128 (2019): 830–837. Web.</w:t>
      </w:r>
    </w:p>
    <w:p w14:paraId="6A9A1C6D" w14:textId="77777777"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Burton, J., Caetano, T., &amp; Mccall, B. (2018). </w:t>
      </w:r>
      <w:r w:rsidRPr="000303C6">
        <w:rPr>
          <w:rFonts w:ascii="Cambria" w:hAnsi="Cambria"/>
          <w:i/>
          <w:iCs/>
          <w:noProof/>
          <w:szCs w:val="24"/>
        </w:rPr>
        <w:t>Coal Transitions in South Africa: Understanding the implications of a 2°C-compatible coal phase-out for South Africa</w:t>
      </w:r>
      <w:r w:rsidRPr="000303C6">
        <w:rPr>
          <w:rFonts w:ascii="Cambria" w:hAnsi="Cambria"/>
          <w:noProof/>
          <w:szCs w:val="24"/>
        </w:rPr>
        <w:t>. Retrieved from https://coaltransitions.files.wordpress.com/2018/09/coaltransitions_finalreport_south-africa_2018.pdf</w:t>
      </w:r>
    </w:p>
    <w:p w14:paraId="35417224" w14:textId="18D60BD7" w:rsid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De Carolis, J. F., Hunter, K., &amp; Sreepathi, S. (2012). The case for repeatable analysis with energy economy optimization models. </w:t>
      </w:r>
      <w:r w:rsidRPr="000303C6">
        <w:rPr>
          <w:rFonts w:ascii="Cambria" w:hAnsi="Cambria"/>
          <w:i/>
          <w:iCs/>
          <w:noProof/>
          <w:szCs w:val="24"/>
        </w:rPr>
        <w:t>Energy Economics</w:t>
      </w:r>
      <w:r w:rsidRPr="000303C6">
        <w:rPr>
          <w:rFonts w:ascii="Cambria" w:hAnsi="Cambria"/>
          <w:noProof/>
          <w:szCs w:val="24"/>
        </w:rPr>
        <w:t xml:space="preserve">, </w:t>
      </w:r>
      <w:r w:rsidRPr="000303C6">
        <w:rPr>
          <w:rFonts w:ascii="Cambria" w:hAnsi="Cambria"/>
          <w:i/>
          <w:iCs/>
          <w:noProof/>
          <w:szCs w:val="24"/>
        </w:rPr>
        <w:t>34</w:t>
      </w:r>
      <w:r w:rsidRPr="000303C6">
        <w:rPr>
          <w:rFonts w:ascii="Cambria" w:hAnsi="Cambria"/>
          <w:noProof/>
          <w:szCs w:val="24"/>
        </w:rPr>
        <w:t>(6), 1845–1853. https://doi.org/10.1016/j.eneco.2012.07.004</w:t>
      </w:r>
    </w:p>
    <w:p w14:paraId="6690E52F" w14:textId="62E932C6" w:rsidR="00015C6D" w:rsidRPr="002B0D05" w:rsidRDefault="00015C6D" w:rsidP="002B0D05">
      <w:pPr>
        <w:jc w:val="left"/>
      </w:pPr>
      <w:r w:rsidRPr="00A4660B">
        <w:t xml:space="preserve">de Villiers, M. 2000. </w:t>
      </w:r>
      <w:r w:rsidRPr="00A4660B">
        <w:rPr>
          <w:i/>
          <w:iCs/>
        </w:rPr>
        <w:t>Greenhouse gas baseline and mitigation options for the commercial sector.</w:t>
      </w:r>
      <w:r w:rsidRPr="00A4660B">
        <w:t xml:space="preserve"> Report number EDRC/00/R5, Energy and Development Research Centre, University of Cape Town: Cape Town, South Africa.</w:t>
      </w:r>
    </w:p>
    <w:p w14:paraId="25592B81" w14:textId="5FEEA187" w:rsidR="007A5772" w:rsidRDefault="007A5772" w:rsidP="000303C6">
      <w:pPr>
        <w:widowControl w:val="0"/>
        <w:autoSpaceDE w:val="0"/>
        <w:autoSpaceDN w:val="0"/>
        <w:adjustRightInd w:val="0"/>
        <w:ind w:left="480" w:hanging="480"/>
        <w:rPr>
          <w:ins w:id="102" w:author="Bruno Merven" w:date="2020-12-11T13:27:00Z"/>
          <w:rFonts w:ascii="Cambria" w:hAnsi="Cambria"/>
          <w:noProof/>
          <w:szCs w:val="24"/>
        </w:rPr>
      </w:pPr>
      <w:ins w:id="103" w:author="Bruno Merven" w:date="2020-12-11T13:27:00Z">
        <w:r>
          <w:rPr>
            <w:rFonts w:ascii="Arial" w:hAnsi="Arial" w:cs="Arial"/>
            <w:color w:val="222222"/>
            <w:sz w:val="20"/>
            <w:szCs w:val="20"/>
            <w:shd w:val="clear" w:color="auto" w:fill="FFFFFF"/>
          </w:rPr>
          <w:t>DESA, U., 2019. World Population Prospects 2019. United Nations. Department of Economic and Social Affairs. </w:t>
        </w:r>
        <w:r>
          <w:rPr>
            <w:rFonts w:ascii="Arial" w:hAnsi="Arial" w:cs="Arial"/>
            <w:i/>
            <w:iCs/>
            <w:color w:val="222222"/>
            <w:sz w:val="20"/>
            <w:szCs w:val="20"/>
            <w:shd w:val="clear" w:color="auto" w:fill="FFFFFF"/>
          </w:rPr>
          <w:t>World Population Prospects 2019</w:t>
        </w:r>
        <w:r>
          <w:rPr>
            <w:rFonts w:ascii="Arial" w:hAnsi="Arial" w:cs="Arial"/>
            <w:color w:val="222222"/>
            <w:sz w:val="20"/>
            <w:szCs w:val="20"/>
            <w:shd w:val="clear" w:color="auto" w:fill="FFFFFF"/>
          </w:rPr>
          <w:t>.</w:t>
        </w:r>
      </w:ins>
    </w:p>
    <w:p w14:paraId="2AC4A22D" w14:textId="6F3D7FB5"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DOE. (2013). </w:t>
      </w:r>
      <w:r w:rsidRPr="000303C6">
        <w:rPr>
          <w:rFonts w:ascii="Cambria" w:hAnsi="Cambria"/>
          <w:i/>
          <w:iCs/>
          <w:noProof/>
          <w:szCs w:val="24"/>
        </w:rPr>
        <w:t>A survey of energy-related behaviour and perceptions in South Africa 2013</w:t>
      </w:r>
      <w:r w:rsidRPr="000303C6">
        <w:rPr>
          <w:rFonts w:ascii="Cambria" w:hAnsi="Cambria"/>
          <w:noProof/>
          <w:szCs w:val="24"/>
        </w:rPr>
        <w:t>. Pretoria, South Africa. Retrieved from http://www.energy.gov.za/files/media/Pub/Survey of Energy related behaviour and perception in SA - Residential Sector - 2012.pdf</w:t>
      </w:r>
    </w:p>
    <w:p w14:paraId="548E5CAE" w14:textId="3982F527" w:rsid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DOE. (2018). </w:t>
      </w:r>
      <w:r w:rsidRPr="000303C6">
        <w:rPr>
          <w:rFonts w:ascii="Cambria" w:hAnsi="Cambria"/>
          <w:i/>
          <w:iCs/>
          <w:noProof/>
          <w:szCs w:val="24"/>
        </w:rPr>
        <w:t>Integrated Resource Plan (draft)</w:t>
      </w:r>
      <w:r w:rsidRPr="000303C6">
        <w:rPr>
          <w:rFonts w:ascii="Cambria" w:hAnsi="Cambria"/>
          <w:noProof/>
          <w:szCs w:val="24"/>
        </w:rPr>
        <w:t>. Pretoria, South Africa.</w:t>
      </w:r>
    </w:p>
    <w:p w14:paraId="31487A54" w14:textId="39B3B855" w:rsidR="006D5550" w:rsidRPr="000303C6" w:rsidRDefault="006D5550" w:rsidP="000303C6">
      <w:pPr>
        <w:widowControl w:val="0"/>
        <w:autoSpaceDE w:val="0"/>
        <w:autoSpaceDN w:val="0"/>
        <w:adjustRightInd w:val="0"/>
        <w:ind w:left="480" w:hanging="480"/>
        <w:rPr>
          <w:rFonts w:ascii="Cambria" w:hAnsi="Cambria"/>
          <w:noProof/>
          <w:szCs w:val="24"/>
        </w:rPr>
      </w:pPr>
      <w:r w:rsidRPr="00A4660B">
        <w:t>Energy Information Administration (EIA). 20</w:t>
      </w:r>
      <w:r w:rsidR="00206EFA">
        <w:t>1</w:t>
      </w:r>
      <w:r w:rsidRPr="00A4660B">
        <w:t xml:space="preserve">6. </w:t>
      </w:r>
      <w:r w:rsidRPr="00A4660B">
        <w:rPr>
          <w:i/>
          <w:iCs/>
        </w:rPr>
        <w:t>20</w:t>
      </w:r>
      <w:r w:rsidR="00206EFA">
        <w:rPr>
          <w:i/>
          <w:iCs/>
        </w:rPr>
        <w:t>12</w:t>
      </w:r>
      <w:r w:rsidRPr="00A4660B">
        <w:rPr>
          <w:i/>
          <w:iCs/>
        </w:rPr>
        <w:t xml:space="preserve"> Commercial Buildings Energy Consumption Survey Data</w:t>
      </w:r>
      <w:r w:rsidRPr="00A4660B">
        <w:t xml:space="preserve">. Available: </w:t>
      </w:r>
      <w:hyperlink r:id="rId23" w:history="1">
        <w:r w:rsidRPr="00A4660B">
          <w:rPr>
            <w:rStyle w:val="Hyperlink"/>
            <w:rFonts w:ascii="Arial" w:hAnsi="Arial" w:cs="Arial"/>
            <w:color w:val="1155CC"/>
          </w:rPr>
          <w:t>http://www.eia.gov/emeu/cbecs</w:t>
        </w:r>
      </w:hyperlink>
      <w:r w:rsidRPr="00A4660B">
        <w:t xml:space="preserve"> [</w:t>
      </w:r>
      <w:r w:rsidR="00206EFA">
        <w:t>May</w:t>
      </w:r>
      <w:r w:rsidRPr="00A4660B">
        <w:t xml:space="preserve"> 201</w:t>
      </w:r>
      <w:r w:rsidR="00206EFA">
        <w:t>9</w:t>
      </w:r>
      <w:r w:rsidRPr="00A4660B">
        <w:t>].</w:t>
      </w:r>
    </w:p>
    <w:p w14:paraId="74867239" w14:textId="77777777"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Hiremath, R. B., Shikha, S., &amp; Ravindranath, N. H. (2007). Decentralized energy planning ; modeling and application — a review. </w:t>
      </w:r>
      <w:r w:rsidRPr="000303C6">
        <w:rPr>
          <w:rFonts w:ascii="Cambria" w:hAnsi="Cambria"/>
          <w:i/>
          <w:iCs/>
          <w:noProof/>
          <w:szCs w:val="24"/>
        </w:rPr>
        <w:t>Renewable and Sustainable Energy Reviews</w:t>
      </w:r>
      <w:r w:rsidRPr="000303C6">
        <w:rPr>
          <w:rFonts w:ascii="Cambria" w:hAnsi="Cambria"/>
          <w:noProof/>
          <w:szCs w:val="24"/>
        </w:rPr>
        <w:t xml:space="preserve">, </w:t>
      </w:r>
      <w:r w:rsidRPr="000303C6">
        <w:rPr>
          <w:rFonts w:ascii="Cambria" w:hAnsi="Cambria"/>
          <w:i/>
          <w:iCs/>
          <w:noProof/>
          <w:szCs w:val="24"/>
        </w:rPr>
        <w:t>11</w:t>
      </w:r>
      <w:r w:rsidRPr="000303C6">
        <w:rPr>
          <w:rFonts w:ascii="Cambria" w:hAnsi="Cambria"/>
          <w:noProof/>
          <w:szCs w:val="24"/>
        </w:rPr>
        <w:t>, 729–752. https://doi.org/10.1016/j.rser.2005.07.005</w:t>
      </w:r>
    </w:p>
    <w:p w14:paraId="64D8EDF0" w14:textId="77777777"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Jebaraj, S., &amp; Iniyan, S. (2006). A review of energy models. </w:t>
      </w:r>
      <w:r w:rsidRPr="000303C6">
        <w:rPr>
          <w:rFonts w:ascii="Cambria" w:hAnsi="Cambria"/>
          <w:i/>
          <w:iCs/>
          <w:noProof/>
          <w:szCs w:val="24"/>
        </w:rPr>
        <w:t>Renewable and Sustainable Energy Reviews</w:t>
      </w:r>
      <w:r w:rsidRPr="000303C6">
        <w:rPr>
          <w:rFonts w:ascii="Cambria" w:hAnsi="Cambria"/>
          <w:noProof/>
          <w:szCs w:val="24"/>
        </w:rPr>
        <w:t xml:space="preserve">, </w:t>
      </w:r>
      <w:r w:rsidRPr="000303C6">
        <w:rPr>
          <w:rFonts w:ascii="Cambria" w:hAnsi="Cambria"/>
          <w:i/>
          <w:iCs/>
          <w:noProof/>
          <w:szCs w:val="24"/>
        </w:rPr>
        <w:t>10</w:t>
      </w:r>
      <w:r w:rsidRPr="000303C6">
        <w:rPr>
          <w:rFonts w:ascii="Cambria" w:hAnsi="Cambria"/>
          <w:noProof/>
          <w:szCs w:val="24"/>
        </w:rPr>
        <w:t>, 281–311. https://doi.org/10.1016/j.rser.2004.09.004</w:t>
      </w:r>
    </w:p>
    <w:p w14:paraId="712D0C7E" w14:textId="77777777"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Laha, P., &amp; Chakraborty, B. (2017). Energy model – A tool for preventing energy dysfunction. </w:t>
      </w:r>
      <w:r w:rsidRPr="000303C6">
        <w:rPr>
          <w:rFonts w:ascii="Cambria" w:hAnsi="Cambria"/>
          <w:i/>
          <w:iCs/>
          <w:noProof/>
          <w:szCs w:val="24"/>
        </w:rPr>
        <w:t>Renewable and Sustainable Energy Reviews</w:t>
      </w:r>
      <w:r w:rsidRPr="000303C6">
        <w:rPr>
          <w:rFonts w:ascii="Cambria" w:hAnsi="Cambria"/>
          <w:noProof/>
          <w:szCs w:val="24"/>
        </w:rPr>
        <w:t xml:space="preserve">, </w:t>
      </w:r>
      <w:r w:rsidRPr="000303C6">
        <w:rPr>
          <w:rFonts w:ascii="Cambria" w:hAnsi="Cambria"/>
          <w:i/>
          <w:iCs/>
          <w:noProof/>
          <w:szCs w:val="24"/>
        </w:rPr>
        <w:t>73</w:t>
      </w:r>
      <w:r w:rsidRPr="000303C6">
        <w:rPr>
          <w:rFonts w:ascii="Cambria" w:hAnsi="Cambria"/>
          <w:noProof/>
          <w:szCs w:val="24"/>
        </w:rPr>
        <w:t>(April 2016), 95–114. https://doi.org/10.1016/j.rser.2017.01.106</w:t>
      </w:r>
    </w:p>
    <w:p w14:paraId="684524B9" w14:textId="77777777"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Li, F. G. N., Bataille, C., Pye, S., &amp; Sullivan, A. O. (2019). Prospects for energy economy modelling with big data : Hype , eliminating blind spots , or revolutionising the state of the art ? </w:t>
      </w:r>
      <w:r w:rsidRPr="000303C6">
        <w:rPr>
          <w:rFonts w:ascii="Cambria" w:hAnsi="Cambria"/>
          <w:i/>
          <w:iCs/>
          <w:noProof/>
          <w:szCs w:val="24"/>
        </w:rPr>
        <w:t>Applied Energy</w:t>
      </w:r>
      <w:r w:rsidRPr="000303C6">
        <w:rPr>
          <w:rFonts w:ascii="Cambria" w:hAnsi="Cambria"/>
          <w:noProof/>
          <w:szCs w:val="24"/>
        </w:rPr>
        <w:t xml:space="preserve">, </w:t>
      </w:r>
      <w:r w:rsidRPr="000303C6">
        <w:rPr>
          <w:rFonts w:ascii="Cambria" w:hAnsi="Cambria"/>
          <w:i/>
          <w:iCs/>
          <w:noProof/>
          <w:szCs w:val="24"/>
        </w:rPr>
        <w:t>239</w:t>
      </w:r>
      <w:r w:rsidRPr="000303C6">
        <w:rPr>
          <w:rFonts w:ascii="Cambria" w:hAnsi="Cambria"/>
          <w:noProof/>
          <w:szCs w:val="24"/>
        </w:rPr>
        <w:t>(February), 991–1002. https://doi.org/10.1016/j.apenergy.2019.02.002</w:t>
      </w:r>
    </w:p>
    <w:p w14:paraId="3F9EBD3A" w14:textId="77777777"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Lopion, P., Markewitz, P., Robinius, M., &amp; Stolten, D. (2018). A review of current challenges and trends in energy systems modeling. </w:t>
      </w:r>
      <w:r w:rsidRPr="000303C6">
        <w:rPr>
          <w:rFonts w:ascii="Cambria" w:hAnsi="Cambria"/>
          <w:i/>
          <w:iCs/>
          <w:noProof/>
          <w:szCs w:val="24"/>
        </w:rPr>
        <w:t>Renewable and Sustainable Energy Reviews</w:t>
      </w:r>
      <w:r w:rsidRPr="000303C6">
        <w:rPr>
          <w:rFonts w:ascii="Cambria" w:hAnsi="Cambria"/>
          <w:noProof/>
          <w:szCs w:val="24"/>
        </w:rPr>
        <w:t xml:space="preserve">, </w:t>
      </w:r>
      <w:r w:rsidRPr="000303C6">
        <w:rPr>
          <w:rFonts w:ascii="Cambria" w:hAnsi="Cambria"/>
          <w:i/>
          <w:iCs/>
          <w:noProof/>
          <w:szCs w:val="24"/>
        </w:rPr>
        <w:t>96</w:t>
      </w:r>
      <w:r w:rsidRPr="000303C6">
        <w:rPr>
          <w:rFonts w:ascii="Cambria" w:hAnsi="Cambria"/>
          <w:noProof/>
          <w:szCs w:val="24"/>
        </w:rPr>
        <w:t>(July), 156–166. https://doi.org/10.1016/j.rser.2018.07.045</w:t>
      </w:r>
    </w:p>
    <w:p w14:paraId="47CE22C0" w14:textId="77777777" w:rsid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Mccall, B., Burton, J., Marquard, A., Hartley, F., Ahjum, F., Ireland, G., &amp; Merven, B. (2019). </w:t>
      </w:r>
      <w:r w:rsidRPr="000303C6">
        <w:rPr>
          <w:rFonts w:ascii="Cambria" w:hAnsi="Cambria"/>
          <w:i/>
          <w:iCs/>
          <w:noProof/>
          <w:szCs w:val="24"/>
        </w:rPr>
        <w:t>Least-cost integrated resource planning and cost- optimal climate change mitigation policy : Alternatives for the South African electricity system</w:t>
      </w:r>
      <w:r w:rsidRPr="000303C6">
        <w:rPr>
          <w:rFonts w:ascii="Cambria" w:hAnsi="Cambria"/>
          <w:noProof/>
          <w:szCs w:val="24"/>
        </w:rPr>
        <w:t>. Retrieved from http://www.erc.uct.ac.za/sites/default/files/image_tool/images/119/Papers-2019/Alt IRP final 07022019_2.pdf</w:t>
      </w:r>
    </w:p>
    <w:p w14:paraId="317B2628" w14:textId="57F10827" w:rsidR="002B0D05" w:rsidRPr="000303C6" w:rsidRDefault="002B0D05" w:rsidP="002B0D05">
      <w:pPr>
        <w:widowControl w:val="0"/>
        <w:autoSpaceDE w:val="0"/>
        <w:autoSpaceDN w:val="0"/>
        <w:adjustRightInd w:val="0"/>
        <w:ind w:left="480" w:hanging="480"/>
        <w:rPr>
          <w:rFonts w:ascii="Cambria" w:hAnsi="Cambria"/>
          <w:noProof/>
          <w:szCs w:val="24"/>
        </w:rPr>
      </w:pPr>
      <w:r w:rsidRPr="00A17FC2">
        <w:rPr>
          <w:rFonts w:ascii="Cambria" w:hAnsi="Cambria"/>
          <w:noProof/>
          <w:szCs w:val="24"/>
        </w:rPr>
        <w:t>Merven, B., Stone, A., Hughes, A., &amp; Cohen, B. (2012). Quantifying the energy needs of the transport sector for South Africa: A bottom-up model.</w:t>
      </w:r>
    </w:p>
    <w:p w14:paraId="4A1800EF" w14:textId="77777777" w:rsidR="000303C6" w:rsidRDefault="000303C6" w:rsidP="000303C6">
      <w:pPr>
        <w:widowControl w:val="0"/>
        <w:autoSpaceDE w:val="0"/>
        <w:autoSpaceDN w:val="0"/>
        <w:adjustRightInd w:val="0"/>
        <w:ind w:left="480" w:hanging="480"/>
        <w:rPr>
          <w:rFonts w:ascii="Cambria" w:hAnsi="Cambria"/>
          <w:i/>
          <w:iCs/>
          <w:noProof/>
          <w:szCs w:val="24"/>
        </w:rPr>
      </w:pPr>
      <w:r w:rsidRPr="000303C6">
        <w:rPr>
          <w:rFonts w:ascii="Cambria" w:hAnsi="Cambria"/>
          <w:noProof/>
          <w:szCs w:val="24"/>
        </w:rPr>
        <w:t xml:space="preserve">Merven, B., Durbach, I., &amp; McCall, B. (2016). </w:t>
      </w:r>
      <w:r w:rsidRPr="000303C6">
        <w:rPr>
          <w:rFonts w:ascii="Cambria" w:hAnsi="Cambria"/>
          <w:i/>
          <w:iCs/>
          <w:noProof/>
          <w:szCs w:val="24"/>
        </w:rPr>
        <w:t>Obtaining long-term forecasts of the key drivers of greenhouse gas emissions in South Africa.</w:t>
      </w:r>
    </w:p>
    <w:p w14:paraId="63843A41" w14:textId="47EC7BD2" w:rsidR="000303C6" w:rsidRDefault="000303C6" w:rsidP="001B5E48">
      <w:pPr>
        <w:widowControl w:val="0"/>
        <w:autoSpaceDE w:val="0"/>
        <w:autoSpaceDN w:val="0"/>
        <w:adjustRightInd w:val="0"/>
        <w:ind w:left="480" w:hanging="480"/>
        <w:rPr>
          <w:rFonts w:ascii="Cambria" w:hAnsi="Cambria"/>
          <w:noProof/>
          <w:szCs w:val="24"/>
        </w:rPr>
      </w:pPr>
      <w:r w:rsidRPr="001B5E48">
        <w:rPr>
          <w:rFonts w:ascii="Cambria" w:hAnsi="Cambria"/>
          <w:noProof/>
          <w:szCs w:val="24"/>
        </w:rPr>
        <w:t xml:space="preserve">Merven, B., Ireland, G., Hartley, F., Arndt, C., Hughes, A., Ahjum, F., Mccall, B., Caetano, T., (2018). </w:t>
      </w:r>
      <w:r w:rsidRPr="001B5E48">
        <w:rPr>
          <w:rFonts w:ascii="Cambria" w:hAnsi="Cambria"/>
          <w:i/>
          <w:noProof/>
          <w:szCs w:val="24"/>
        </w:rPr>
        <w:t>Quantifying the macro- and socio-economic benefits of a transition to renewable energy in South Africa</w:t>
      </w:r>
      <w:r w:rsidRPr="001B5E48">
        <w:rPr>
          <w:rFonts w:ascii="Cambria" w:hAnsi="Cambria"/>
          <w:noProof/>
          <w:szCs w:val="24"/>
        </w:rPr>
        <w:t>, SA-TIED working paper.</w:t>
      </w:r>
    </w:p>
    <w:p w14:paraId="5C2BC150" w14:textId="77777777" w:rsidR="002B0D05" w:rsidRPr="000303C6" w:rsidRDefault="002B0D05" w:rsidP="001B5E48">
      <w:pPr>
        <w:widowControl w:val="0"/>
        <w:autoSpaceDE w:val="0"/>
        <w:autoSpaceDN w:val="0"/>
        <w:adjustRightInd w:val="0"/>
        <w:ind w:left="480" w:hanging="480"/>
        <w:rPr>
          <w:rFonts w:ascii="Cambria" w:hAnsi="Cambria"/>
          <w:noProof/>
          <w:szCs w:val="24"/>
        </w:rPr>
      </w:pPr>
    </w:p>
    <w:p w14:paraId="15E89ADB" w14:textId="77777777" w:rsid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National Planning Commission (NPC). (2018). </w:t>
      </w:r>
      <w:r w:rsidRPr="000303C6">
        <w:rPr>
          <w:rFonts w:ascii="Cambria" w:hAnsi="Cambria"/>
          <w:i/>
          <w:iCs/>
          <w:noProof/>
          <w:szCs w:val="24"/>
        </w:rPr>
        <w:t>NPC Economy Series: Energy</w:t>
      </w:r>
      <w:r w:rsidRPr="000303C6">
        <w:rPr>
          <w:rFonts w:ascii="Cambria" w:hAnsi="Cambria"/>
          <w:noProof/>
          <w:szCs w:val="24"/>
        </w:rPr>
        <w:t>.</w:t>
      </w:r>
    </w:p>
    <w:p w14:paraId="315C2E84" w14:textId="6E5BE2C3" w:rsidR="002B0D05" w:rsidRPr="000303C6" w:rsidRDefault="002B0D05" w:rsidP="002B0D05">
      <w:pPr>
        <w:widowControl w:val="0"/>
        <w:autoSpaceDE w:val="0"/>
        <w:autoSpaceDN w:val="0"/>
        <w:adjustRightInd w:val="0"/>
        <w:ind w:left="480" w:hanging="480"/>
        <w:rPr>
          <w:rFonts w:ascii="Cambria" w:hAnsi="Cambria"/>
          <w:noProof/>
          <w:szCs w:val="24"/>
        </w:rPr>
      </w:pPr>
      <w:r w:rsidRPr="00A17FC2">
        <w:rPr>
          <w:rFonts w:ascii="Cambria" w:hAnsi="Cambria"/>
          <w:noProof/>
          <w:szCs w:val="24"/>
        </w:rPr>
        <w:t>Stone, A., Merven, B., Maseela, T., &amp; Moonsamy, R. (2018). Providing a foundation for road transport energy demand analysis: A vehicle pare model for South Africa. Journal of Energy in Southern Africa, 29(2), 29-42.</w:t>
      </w:r>
    </w:p>
    <w:p w14:paraId="178988B8" w14:textId="77777777" w:rsidR="000303C6" w:rsidRPr="000303C6" w:rsidRDefault="000303C6" w:rsidP="000303C6">
      <w:pPr>
        <w:widowControl w:val="0"/>
        <w:autoSpaceDE w:val="0"/>
        <w:autoSpaceDN w:val="0"/>
        <w:adjustRightInd w:val="0"/>
        <w:ind w:left="480" w:hanging="480"/>
        <w:rPr>
          <w:rFonts w:ascii="Cambria" w:hAnsi="Cambria"/>
          <w:noProof/>
          <w:szCs w:val="24"/>
        </w:rPr>
      </w:pPr>
      <w:r w:rsidRPr="000303C6">
        <w:rPr>
          <w:rFonts w:ascii="Cambria" w:hAnsi="Cambria"/>
          <w:noProof/>
          <w:szCs w:val="24"/>
        </w:rPr>
        <w:t xml:space="preserve">Neshat, N., Amin-Naseri, M. R., &amp; Danesh, F. (2014). Energy models : Methods and characteristics. </w:t>
      </w:r>
      <w:r w:rsidRPr="000303C6">
        <w:rPr>
          <w:rFonts w:ascii="Cambria" w:hAnsi="Cambria"/>
          <w:i/>
          <w:iCs/>
          <w:noProof/>
          <w:szCs w:val="24"/>
        </w:rPr>
        <w:t>Journal of Energy in Southern Africa</w:t>
      </w:r>
      <w:r w:rsidRPr="000303C6">
        <w:rPr>
          <w:rFonts w:ascii="Cambria" w:hAnsi="Cambria"/>
          <w:noProof/>
          <w:szCs w:val="24"/>
        </w:rPr>
        <w:t xml:space="preserve">, </w:t>
      </w:r>
      <w:r w:rsidRPr="000303C6">
        <w:rPr>
          <w:rFonts w:ascii="Cambria" w:hAnsi="Cambria"/>
          <w:i/>
          <w:iCs/>
          <w:noProof/>
          <w:szCs w:val="24"/>
        </w:rPr>
        <w:t>25</w:t>
      </w:r>
      <w:r w:rsidRPr="000303C6">
        <w:rPr>
          <w:rFonts w:ascii="Cambria" w:hAnsi="Cambria"/>
          <w:noProof/>
          <w:szCs w:val="24"/>
        </w:rPr>
        <w:t>(4), 101–111.</w:t>
      </w:r>
    </w:p>
    <w:p w14:paraId="73454622" w14:textId="77777777" w:rsidR="000303C6" w:rsidRPr="000303C6" w:rsidRDefault="000303C6" w:rsidP="000303C6">
      <w:pPr>
        <w:widowControl w:val="0"/>
        <w:autoSpaceDE w:val="0"/>
        <w:autoSpaceDN w:val="0"/>
        <w:adjustRightInd w:val="0"/>
        <w:ind w:left="480" w:hanging="480"/>
        <w:rPr>
          <w:rFonts w:ascii="Cambria" w:hAnsi="Cambria"/>
          <w:noProof/>
        </w:rPr>
      </w:pPr>
      <w:r w:rsidRPr="000303C6">
        <w:rPr>
          <w:rFonts w:ascii="Cambria" w:hAnsi="Cambria"/>
          <w:noProof/>
          <w:szCs w:val="24"/>
        </w:rPr>
        <w:t xml:space="preserve">World Bank Group. (2017). </w:t>
      </w:r>
      <w:r w:rsidRPr="000303C6">
        <w:rPr>
          <w:rFonts w:ascii="Cambria" w:hAnsi="Cambria"/>
          <w:i/>
          <w:iCs/>
          <w:noProof/>
          <w:szCs w:val="24"/>
        </w:rPr>
        <w:t>Modeling the Water-Energy Nexus: How do Water Constraints Affect Energy Planning in South Africa</w:t>
      </w:r>
      <w:r w:rsidRPr="000303C6">
        <w:rPr>
          <w:rFonts w:ascii="Cambria" w:hAnsi="Cambria"/>
          <w:noProof/>
          <w:szCs w:val="24"/>
        </w:rPr>
        <w:t>. Washington DC. Retrieved from https://openknowledge.worldbank.org/handle/10986/26255 License: CC BY 3.0 IGO.</w:t>
      </w:r>
    </w:p>
    <w:p w14:paraId="49983DD8" w14:textId="71E7E4D0" w:rsidR="0028065D" w:rsidRPr="003B79F0" w:rsidRDefault="000303C6" w:rsidP="009A6FBE">
      <w:pPr>
        <w:widowControl w:val="0"/>
        <w:autoSpaceDE w:val="0"/>
        <w:autoSpaceDN w:val="0"/>
        <w:adjustRightInd w:val="0"/>
        <w:ind w:left="480" w:hanging="480"/>
      </w:pPr>
      <w:r>
        <w:fldChar w:fldCharType="end"/>
      </w:r>
    </w:p>
    <w:sectPr w:rsidR="0028065D" w:rsidRPr="003B79F0" w:rsidSect="00480126">
      <w:pgSz w:w="11900" w:h="16840"/>
      <w:pgMar w:top="1440" w:right="2261"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0" w:author="Bruno Merven" w:date="2020-12-11T14:41:00Z" w:initials="BM">
    <w:p w14:paraId="14D93D0A" w14:textId="4B304ACC" w:rsidR="00B81B28" w:rsidRDefault="00B81B28">
      <w:pPr>
        <w:pStyle w:val="CommentText"/>
      </w:pPr>
      <w:r>
        <w:rPr>
          <w:rStyle w:val="CommentReference"/>
        </w:rPr>
        <w:annotationRef/>
      </w:r>
      <w:r>
        <w:t>Alison to check this section again</w:t>
      </w:r>
    </w:p>
  </w:comment>
  <w:comment w:id="69" w:author="Bruno Merven" w:date="2020-12-11T14:20:00Z" w:initials="BM">
    <w:p w14:paraId="3026C4B7" w14:textId="77777777" w:rsidR="0049521E" w:rsidRDefault="0049521E">
      <w:pPr>
        <w:pStyle w:val="CommentText"/>
      </w:pPr>
      <w:r>
        <w:rPr>
          <w:rStyle w:val="CommentReference"/>
        </w:rPr>
        <w:annotationRef/>
      </w:r>
      <w:r>
        <w:t>Need to Add figure for Aluminium sector</w:t>
      </w:r>
    </w:p>
    <w:p w14:paraId="72E5C147" w14:textId="167FC959" w:rsidR="0049521E" w:rsidRDefault="0049521E">
      <w:pPr>
        <w:pStyle w:val="CommentText"/>
      </w:pPr>
      <w:r>
        <w:t>And process emissions</w:t>
      </w:r>
    </w:p>
  </w:comment>
  <w:comment w:id="94" w:author="Bruno Merven" w:date="2020-12-11T14:33:00Z" w:initials="BM">
    <w:p w14:paraId="0E9603E5" w14:textId="7D1D018D" w:rsidR="00D57366" w:rsidRDefault="00D57366">
      <w:pPr>
        <w:pStyle w:val="CommentText"/>
      </w:pPr>
      <w:r>
        <w:rPr>
          <w:rStyle w:val="CommentReference"/>
        </w:rPr>
        <w:annotationRef/>
      </w:r>
      <w:r>
        <w:t>Are we ready for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D93D0A" w15:done="0"/>
  <w15:commentEx w15:paraId="72E5C147" w15:done="0"/>
  <w15:commentEx w15:paraId="0E9603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D93D0A" w16cid:durableId="237E0395"/>
  <w16cid:commentId w16cid:paraId="72E5C147" w16cid:durableId="237DFEB6"/>
  <w16cid:commentId w16cid:paraId="0E9603E5" w16cid:durableId="237E01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155189" w14:textId="77777777" w:rsidR="00086E19" w:rsidRDefault="00086E19" w:rsidP="00A05D81">
      <w:r>
        <w:separator/>
      </w:r>
    </w:p>
  </w:endnote>
  <w:endnote w:type="continuationSeparator" w:id="0">
    <w:p w14:paraId="587EC4FB" w14:textId="77777777" w:rsidR="00086E19" w:rsidRDefault="00086E19" w:rsidP="00A05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00000003" w:usb1="00000000" w:usb2="00000000" w:usb3="00000000" w:csb0="00000001" w:csb1="00000000"/>
  </w:font>
  <w:font w:name="Helvetica">
    <w:panose1 w:val="020B05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41EEC" w14:textId="77777777" w:rsidR="00086E19" w:rsidRDefault="00086E19" w:rsidP="00A05D81">
      <w:r>
        <w:separator/>
      </w:r>
    </w:p>
  </w:footnote>
  <w:footnote w:type="continuationSeparator" w:id="0">
    <w:p w14:paraId="2575C47A" w14:textId="77777777" w:rsidR="00086E19" w:rsidRDefault="00086E19" w:rsidP="00A05D81">
      <w:r>
        <w:continuationSeparator/>
      </w:r>
    </w:p>
  </w:footnote>
  <w:footnote w:id="1">
    <w:p w14:paraId="31694104" w14:textId="00FB3DB8" w:rsidR="00BF7724" w:rsidRPr="00091595" w:rsidRDefault="00BF7724" w:rsidP="00CF21FD">
      <w:pPr>
        <w:pStyle w:val="FootnoteText"/>
        <w:rPr>
          <w:lang w:val="en-US"/>
        </w:rPr>
      </w:pPr>
      <w:r w:rsidRPr="00956FC2">
        <w:rPr>
          <w:rStyle w:val="FootnoteReference"/>
        </w:rPr>
        <w:footnoteRef/>
      </w:r>
      <w:r w:rsidRPr="00091595">
        <w:rPr>
          <w:sz w:val="22"/>
        </w:rPr>
        <w:t xml:space="preserve"> </w:t>
      </w:r>
    </w:p>
  </w:footnote>
  <w:footnote w:id="2">
    <w:p w14:paraId="35527C2A" w14:textId="3EA497A3" w:rsidR="00BF7724" w:rsidRPr="007C3492" w:rsidRDefault="00BF7724">
      <w:pPr>
        <w:pStyle w:val="FootnoteText"/>
        <w:rPr>
          <w:lang w:val="en-US"/>
        </w:rPr>
      </w:pPr>
      <w:r w:rsidRPr="00956FC2">
        <w:rPr>
          <w:rStyle w:val="FootnoteReference"/>
        </w:rPr>
        <w:footnoteRef/>
      </w:r>
      <w:r>
        <w:t xml:space="preserve"> </w:t>
      </w:r>
      <w:r>
        <w:rPr>
          <w:lang w:val="en-US"/>
        </w:rPr>
        <w:t xml:space="preserve">For more information see </w:t>
      </w:r>
      <w:r>
        <w:rPr>
          <w:lang w:val="en-US"/>
        </w:rPr>
        <w:fldChar w:fldCharType="begin" w:fldLock="1"/>
      </w:r>
      <w:r>
        <w:rPr>
          <w:lang w:val="en-US"/>
        </w:rPr>
        <w:instrText>ADDIN CSL_CITATION {"citationItems":[{"id":"ITEM-1","itemData":{"author":[{"dropping-particle":"","family":"Ahjum","given":"Fadiel","non-dropping-particle":"","parse-names":false,"suffix":""},{"dropping-particle":"","family":"Merven","given":"Bruno","non-dropping-particle":"","parse-names":false,"suffix":""},{"dropping-particle":"","family":"Stone","given":"Adrian","non-dropping-particle":"","parse-names":false,"suffix":""},{"dropping-particle":"","family":"Caetano","given":"Tara","non-dropping-particle":"","parse-names":false,"suffix":""}],"container-title":"Journal of Energy in Southern Africa","id":"ITEM-1","issue":"3","issued":{"date-parts":[["2018"]]},"page":"33-50","title":"Road transport vehicles in South Africa towards 2050 : Factors influencing technology choice and implications for fuel supply","type":"article-journal","volume":"29"},"uris":["http://www.mendeley.com/documents/?uuid=560aec65-1247-4fde-b558-250fa3be1fa1"]}],"mendeley":{"formattedCitation":"(Ahjum, Merven, Stone, &amp; Caetano, 2018)","plainTextFormattedCitation":"(Ahjum, Merven, Stone, &amp; Caetano, 2018)","previouslyFormattedCitation":"(Ahjum, Merven, Stone, &amp; Caetano, 2018)"},"properties":{"noteIndex":0},"schema":"https://github.com/citation-style-language/schema/raw/master/csl-citation.json"}</w:instrText>
      </w:r>
      <w:r>
        <w:rPr>
          <w:lang w:val="en-US"/>
        </w:rPr>
        <w:fldChar w:fldCharType="separate"/>
      </w:r>
      <w:r w:rsidRPr="00383E34">
        <w:rPr>
          <w:noProof/>
          <w:lang w:val="en-US"/>
        </w:rPr>
        <w:t>(Ahjum, Merven, Stone, &amp; Caetano, 2018)</w:t>
      </w:r>
      <w:r>
        <w:rPr>
          <w:lang w:val="en-US"/>
        </w:rPr>
        <w:fldChar w:fldCharType="end"/>
      </w:r>
    </w:p>
  </w:footnote>
  <w:footnote w:id="3">
    <w:p w14:paraId="7A7DB3B4" w14:textId="77777777" w:rsidR="00BF7724" w:rsidRPr="00103ADC" w:rsidRDefault="00BF7724" w:rsidP="009A03B2">
      <w:pPr>
        <w:pStyle w:val="FootnoteText"/>
        <w:rPr>
          <w:lang w:val="en-US"/>
        </w:rPr>
      </w:pPr>
      <w:r w:rsidRPr="00956FC2">
        <w:rPr>
          <w:rStyle w:val="FootnoteReference"/>
        </w:rPr>
        <w:footnoteRef/>
      </w:r>
      <w:r>
        <w:t xml:space="preserve"> HDD and </w:t>
      </w:r>
      <w:r>
        <w:rPr>
          <w:lang w:val="en-US"/>
        </w:rPr>
        <w:t xml:space="preserve">CDD refer to heating and cooling degree days and indicate the energy demand needed to heat and cool a building, respectively, to get to the base temperature </w:t>
      </w:r>
      <w:r w:rsidRPr="00F03638">
        <w:rPr>
          <w:lang w:val="en-US"/>
        </w:rPr>
        <w:t>65°F</w:t>
      </w:r>
      <w:r>
        <w:rPr>
          <w:lang w:val="en-US"/>
        </w:rPr>
        <w:t xml:space="preserve"> (18°C).</w:t>
      </w:r>
    </w:p>
  </w:footnote>
  <w:footnote w:id="4">
    <w:p w14:paraId="316B9DC0" w14:textId="77777777" w:rsidR="00BF7724" w:rsidRDefault="00BF7724" w:rsidP="00802E61">
      <w:pPr>
        <w:pStyle w:val="Normal1"/>
        <w:spacing w:line="240" w:lineRule="auto"/>
        <w:rPr>
          <w:sz w:val="20"/>
          <w:szCs w:val="20"/>
        </w:rPr>
      </w:pPr>
      <w:r w:rsidRPr="00956FC2">
        <w:rPr>
          <w:rStyle w:val="FootnoteReference"/>
        </w:rPr>
        <w:footnoteRef/>
      </w:r>
      <w:r>
        <w:rPr>
          <w:sz w:val="20"/>
          <w:szCs w:val="20"/>
        </w:rPr>
        <w:t xml:space="preserve"> The activity of a technology is bound by limits by the user, but is determined in future years by the optimisation program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42B3B"/>
    <w:multiLevelType w:val="hybridMultilevel"/>
    <w:tmpl w:val="7256B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523CB"/>
    <w:multiLevelType w:val="multilevel"/>
    <w:tmpl w:val="B6E274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B66DB6"/>
    <w:multiLevelType w:val="multilevel"/>
    <w:tmpl w:val="F542A1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C93E4D"/>
    <w:multiLevelType w:val="hybridMultilevel"/>
    <w:tmpl w:val="B3C29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6550A4"/>
    <w:multiLevelType w:val="hybridMultilevel"/>
    <w:tmpl w:val="F1F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375B4"/>
    <w:multiLevelType w:val="multilevel"/>
    <w:tmpl w:val="A64AE9BA"/>
    <w:lvl w:ilvl="0">
      <w:start w:val="1"/>
      <w:numFmt w:val="decimal"/>
      <w:pStyle w:val="Heading1"/>
      <w:lvlText w:val="%1."/>
      <w:lvlJc w:val="left"/>
      <w:pPr>
        <w:ind w:left="1152" w:hanging="360"/>
      </w:pPr>
    </w:lvl>
    <w:lvl w:ilvl="1">
      <w:start w:val="1"/>
      <w:numFmt w:val="decimal"/>
      <w:pStyle w:val="Heading2"/>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6" w15:restartNumberingAfterBreak="0">
    <w:nsid w:val="28A15EA0"/>
    <w:multiLevelType w:val="multilevel"/>
    <w:tmpl w:val="A25AFDFE"/>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2A2A4FA0"/>
    <w:multiLevelType w:val="hybridMultilevel"/>
    <w:tmpl w:val="C2CE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D7508F"/>
    <w:multiLevelType w:val="hybridMultilevel"/>
    <w:tmpl w:val="AA84F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DE75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6837065"/>
    <w:multiLevelType w:val="hybridMultilevel"/>
    <w:tmpl w:val="619E4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0838E8"/>
    <w:multiLevelType w:val="hybridMultilevel"/>
    <w:tmpl w:val="BFBE7956"/>
    <w:lvl w:ilvl="0" w:tplc="FD4AA886">
      <w:numFmt w:val="bullet"/>
      <w:lvlText w:val="•"/>
      <w:lvlJc w:val="left"/>
      <w:pPr>
        <w:ind w:left="720" w:hanging="360"/>
      </w:pPr>
      <w:rPr>
        <w:rFonts w:ascii="MS Mincho" w:eastAsia="MS Mincho" w:hAnsi="MS Mincho"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B32F4A"/>
    <w:multiLevelType w:val="hybridMultilevel"/>
    <w:tmpl w:val="E47A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225F9"/>
    <w:multiLevelType w:val="hybridMultilevel"/>
    <w:tmpl w:val="0DA0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F41BB1"/>
    <w:multiLevelType w:val="hybridMultilevel"/>
    <w:tmpl w:val="1E668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F56CE7"/>
    <w:multiLevelType w:val="hybridMultilevel"/>
    <w:tmpl w:val="561E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142794"/>
    <w:multiLevelType w:val="hybridMultilevel"/>
    <w:tmpl w:val="11E62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B265F8"/>
    <w:multiLevelType w:val="multilevel"/>
    <w:tmpl w:val="A6F6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40898"/>
    <w:multiLevelType w:val="hybridMultilevel"/>
    <w:tmpl w:val="713C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093A8D"/>
    <w:multiLevelType w:val="hybridMultilevel"/>
    <w:tmpl w:val="0A1C3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8"/>
  </w:num>
  <w:num w:numId="3">
    <w:abstractNumId w:val="3"/>
  </w:num>
  <w:num w:numId="4">
    <w:abstractNumId w:val="19"/>
  </w:num>
  <w:num w:numId="5">
    <w:abstractNumId w:val="10"/>
  </w:num>
  <w:num w:numId="6">
    <w:abstractNumId w:val="13"/>
  </w:num>
  <w:num w:numId="7">
    <w:abstractNumId w:val="11"/>
  </w:num>
  <w:num w:numId="8">
    <w:abstractNumId w:val="16"/>
  </w:num>
  <w:num w:numId="9">
    <w:abstractNumId w:val="9"/>
  </w:num>
  <w:num w:numId="10">
    <w:abstractNumId w:val="6"/>
  </w:num>
  <w:num w:numId="11">
    <w:abstractNumId w:val="2"/>
  </w:num>
  <w:num w:numId="12">
    <w:abstractNumId w:val="1"/>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4"/>
  </w:num>
  <w:num w:numId="17">
    <w:abstractNumId w:val="0"/>
  </w:num>
  <w:num w:numId="18">
    <w:abstractNumId w:val="4"/>
  </w:num>
  <w:num w:numId="19">
    <w:abstractNumId w:val="15"/>
  </w:num>
  <w:num w:numId="20">
    <w:abstractNumId w:val="18"/>
  </w:num>
  <w:num w:numId="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uno Merven">
    <w15:presenceInfo w15:providerId="None" w15:userId="Bruno Merven"/>
  </w15:person>
  <w15:person w15:author="bruno merven">
    <w15:presenceInfo w15:providerId="Windows Live" w15:userId="144eb91ed0ec6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C1A4D"/>
    <w:rsid w:val="0000046E"/>
    <w:rsid w:val="00003C33"/>
    <w:rsid w:val="00006382"/>
    <w:rsid w:val="000076E6"/>
    <w:rsid w:val="00010661"/>
    <w:rsid w:val="000109DA"/>
    <w:rsid w:val="00015C6D"/>
    <w:rsid w:val="000200C1"/>
    <w:rsid w:val="00020896"/>
    <w:rsid w:val="000303C6"/>
    <w:rsid w:val="00036A9A"/>
    <w:rsid w:val="00041F98"/>
    <w:rsid w:val="00044BC0"/>
    <w:rsid w:val="00045289"/>
    <w:rsid w:val="000465D5"/>
    <w:rsid w:val="00056025"/>
    <w:rsid w:val="00062014"/>
    <w:rsid w:val="0006290C"/>
    <w:rsid w:val="00065E80"/>
    <w:rsid w:val="0006658F"/>
    <w:rsid w:val="00067AD5"/>
    <w:rsid w:val="00083A8B"/>
    <w:rsid w:val="0008511B"/>
    <w:rsid w:val="00085561"/>
    <w:rsid w:val="0008688E"/>
    <w:rsid w:val="00086E19"/>
    <w:rsid w:val="00090695"/>
    <w:rsid w:val="00091108"/>
    <w:rsid w:val="00093585"/>
    <w:rsid w:val="000944B1"/>
    <w:rsid w:val="0009611D"/>
    <w:rsid w:val="000A3DEB"/>
    <w:rsid w:val="000A5876"/>
    <w:rsid w:val="000A598A"/>
    <w:rsid w:val="000A7D4E"/>
    <w:rsid w:val="000B081D"/>
    <w:rsid w:val="000C1D49"/>
    <w:rsid w:val="000C61F7"/>
    <w:rsid w:val="000D5ED7"/>
    <w:rsid w:val="000E7F08"/>
    <w:rsid w:val="001042DA"/>
    <w:rsid w:val="001067FE"/>
    <w:rsid w:val="00123E5C"/>
    <w:rsid w:val="001323A3"/>
    <w:rsid w:val="001345B5"/>
    <w:rsid w:val="001371A0"/>
    <w:rsid w:val="001379A3"/>
    <w:rsid w:val="00137A4D"/>
    <w:rsid w:val="00137E4E"/>
    <w:rsid w:val="001437D0"/>
    <w:rsid w:val="0014544E"/>
    <w:rsid w:val="00145716"/>
    <w:rsid w:val="00151717"/>
    <w:rsid w:val="0015298B"/>
    <w:rsid w:val="00154EED"/>
    <w:rsid w:val="00155285"/>
    <w:rsid w:val="001553A3"/>
    <w:rsid w:val="001567F7"/>
    <w:rsid w:val="001579E2"/>
    <w:rsid w:val="001660FA"/>
    <w:rsid w:val="00166DE8"/>
    <w:rsid w:val="00166FED"/>
    <w:rsid w:val="00170224"/>
    <w:rsid w:val="00170EDD"/>
    <w:rsid w:val="00172EEE"/>
    <w:rsid w:val="0017336A"/>
    <w:rsid w:val="00180906"/>
    <w:rsid w:val="001869FA"/>
    <w:rsid w:val="00187064"/>
    <w:rsid w:val="001964D8"/>
    <w:rsid w:val="001A0161"/>
    <w:rsid w:val="001A1E4B"/>
    <w:rsid w:val="001A1EC5"/>
    <w:rsid w:val="001A3BBE"/>
    <w:rsid w:val="001A7F3A"/>
    <w:rsid w:val="001B5E48"/>
    <w:rsid w:val="001C0728"/>
    <w:rsid w:val="001C503F"/>
    <w:rsid w:val="001D720A"/>
    <w:rsid w:val="001E0265"/>
    <w:rsid w:val="001E705C"/>
    <w:rsid w:val="001F21E6"/>
    <w:rsid w:val="001F3433"/>
    <w:rsid w:val="001F42A5"/>
    <w:rsid w:val="001F46E5"/>
    <w:rsid w:val="001F5442"/>
    <w:rsid w:val="001F6575"/>
    <w:rsid w:val="001F69A2"/>
    <w:rsid w:val="001F7792"/>
    <w:rsid w:val="002006E1"/>
    <w:rsid w:val="00206EFA"/>
    <w:rsid w:val="002100FB"/>
    <w:rsid w:val="0021156F"/>
    <w:rsid w:val="00216552"/>
    <w:rsid w:val="002204FC"/>
    <w:rsid w:val="002320B2"/>
    <w:rsid w:val="002333FE"/>
    <w:rsid w:val="00236E47"/>
    <w:rsid w:val="002404BA"/>
    <w:rsid w:val="00243B09"/>
    <w:rsid w:val="00244CAA"/>
    <w:rsid w:val="002475AB"/>
    <w:rsid w:val="00251CBA"/>
    <w:rsid w:val="00251F7E"/>
    <w:rsid w:val="00256107"/>
    <w:rsid w:val="00256308"/>
    <w:rsid w:val="0025707B"/>
    <w:rsid w:val="00257437"/>
    <w:rsid w:val="002676ED"/>
    <w:rsid w:val="002708A7"/>
    <w:rsid w:val="00276D04"/>
    <w:rsid w:val="00280658"/>
    <w:rsid w:val="0028065D"/>
    <w:rsid w:val="00282CA8"/>
    <w:rsid w:val="0028552F"/>
    <w:rsid w:val="002901DD"/>
    <w:rsid w:val="00291B4A"/>
    <w:rsid w:val="00293E5A"/>
    <w:rsid w:val="0029512E"/>
    <w:rsid w:val="002977B6"/>
    <w:rsid w:val="002A0235"/>
    <w:rsid w:val="002A0FFE"/>
    <w:rsid w:val="002A4471"/>
    <w:rsid w:val="002A7F7C"/>
    <w:rsid w:val="002B0D05"/>
    <w:rsid w:val="002B12C6"/>
    <w:rsid w:val="002B14FC"/>
    <w:rsid w:val="002B691D"/>
    <w:rsid w:val="002C6770"/>
    <w:rsid w:val="002C6CEC"/>
    <w:rsid w:val="002D1614"/>
    <w:rsid w:val="002D1F46"/>
    <w:rsid w:val="002E0AA0"/>
    <w:rsid w:val="002E1388"/>
    <w:rsid w:val="002E24C2"/>
    <w:rsid w:val="002E720F"/>
    <w:rsid w:val="002F0233"/>
    <w:rsid w:val="002F128D"/>
    <w:rsid w:val="002F12FB"/>
    <w:rsid w:val="002F1738"/>
    <w:rsid w:val="002F2561"/>
    <w:rsid w:val="002F33F0"/>
    <w:rsid w:val="002F3981"/>
    <w:rsid w:val="002F5D17"/>
    <w:rsid w:val="002F7C92"/>
    <w:rsid w:val="00300EF7"/>
    <w:rsid w:val="003055E0"/>
    <w:rsid w:val="00307DF4"/>
    <w:rsid w:val="00310C15"/>
    <w:rsid w:val="00312C57"/>
    <w:rsid w:val="00322045"/>
    <w:rsid w:val="00323610"/>
    <w:rsid w:val="00327E09"/>
    <w:rsid w:val="0033293F"/>
    <w:rsid w:val="00335070"/>
    <w:rsid w:val="00342C7A"/>
    <w:rsid w:val="003463ED"/>
    <w:rsid w:val="00350CFE"/>
    <w:rsid w:val="00355F21"/>
    <w:rsid w:val="00356280"/>
    <w:rsid w:val="0036304F"/>
    <w:rsid w:val="00365EE3"/>
    <w:rsid w:val="00371EFD"/>
    <w:rsid w:val="00372EB9"/>
    <w:rsid w:val="00373569"/>
    <w:rsid w:val="00375F25"/>
    <w:rsid w:val="00375FF6"/>
    <w:rsid w:val="00376A49"/>
    <w:rsid w:val="00383E34"/>
    <w:rsid w:val="00385294"/>
    <w:rsid w:val="0038599F"/>
    <w:rsid w:val="0039074B"/>
    <w:rsid w:val="003920AA"/>
    <w:rsid w:val="0039506B"/>
    <w:rsid w:val="003A4675"/>
    <w:rsid w:val="003B0212"/>
    <w:rsid w:val="003B1168"/>
    <w:rsid w:val="003B28DD"/>
    <w:rsid w:val="003B736F"/>
    <w:rsid w:val="003B79F0"/>
    <w:rsid w:val="003C30C6"/>
    <w:rsid w:val="003D6D6A"/>
    <w:rsid w:val="003D7656"/>
    <w:rsid w:val="003E42C6"/>
    <w:rsid w:val="003E519B"/>
    <w:rsid w:val="003F79E4"/>
    <w:rsid w:val="00403601"/>
    <w:rsid w:val="00407C64"/>
    <w:rsid w:val="00412895"/>
    <w:rsid w:val="00414D97"/>
    <w:rsid w:val="00421944"/>
    <w:rsid w:val="004247DA"/>
    <w:rsid w:val="00425758"/>
    <w:rsid w:val="00427CA6"/>
    <w:rsid w:val="00433063"/>
    <w:rsid w:val="0043339C"/>
    <w:rsid w:val="00435BCF"/>
    <w:rsid w:val="00437498"/>
    <w:rsid w:val="0044180A"/>
    <w:rsid w:val="00442106"/>
    <w:rsid w:val="004471C3"/>
    <w:rsid w:val="00447334"/>
    <w:rsid w:val="00455A4E"/>
    <w:rsid w:val="004569CC"/>
    <w:rsid w:val="004607F3"/>
    <w:rsid w:val="00471E2B"/>
    <w:rsid w:val="004721B4"/>
    <w:rsid w:val="00474015"/>
    <w:rsid w:val="00477D18"/>
    <w:rsid w:val="00480126"/>
    <w:rsid w:val="0048724B"/>
    <w:rsid w:val="0049146A"/>
    <w:rsid w:val="0049521E"/>
    <w:rsid w:val="00495FD4"/>
    <w:rsid w:val="00496043"/>
    <w:rsid w:val="0049775E"/>
    <w:rsid w:val="004A00DB"/>
    <w:rsid w:val="004A0203"/>
    <w:rsid w:val="004A3C52"/>
    <w:rsid w:val="004A413D"/>
    <w:rsid w:val="004A446A"/>
    <w:rsid w:val="004A5A26"/>
    <w:rsid w:val="004B277C"/>
    <w:rsid w:val="004C3CEB"/>
    <w:rsid w:val="004C507B"/>
    <w:rsid w:val="004D3AD0"/>
    <w:rsid w:val="004E09B6"/>
    <w:rsid w:val="004E30D4"/>
    <w:rsid w:val="004E5941"/>
    <w:rsid w:val="004F0AC3"/>
    <w:rsid w:val="004F1E55"/>
    <w:rsid w:val="004F30C8"/>
    <w:rsid w:val="005002C7"/>
    <w:rsid w:val="005054C1"/>
    <w:rsid w:val="00511F62"/>
    <w:rsid w:val="005172B9"/>
    <w:rsid w:val="00521AD7"/>
    <w:rsid w:val="00522C28"/>
    <w:rsid w:val="005241EE"/>
    <w:rsid w:val="00524AFC"/>
    <w:rsid w:val="005306B2"/>
    <w:rsid w:val="0053516F"/>
    <w:rsid w:val="00540579"/>
    <w:rsid w:val="005408C4"/>
    <w:rsid w:val="0054336A"/>
    <w:rsid w:val="005500A7"/>
    <w:rsid w:val="00551C0C"/>
    <w:rsid w:val="005608F3"/>
    <w:rsid w:val="00561BBE"/>
    <w:rsid w:val="00561CCE"/>
    <w:rsid w:val="0056307C"/>
    <w:rsid w:val="00572651"/>
    <w:rsid w:val="00576156"/>
    <w:rsid w:val="00576912"/>
    <w:rsid w:val="00582275"/>
    <w:rsid w:val="00585137"/>
    <w:rsid w:val="00591A17"/>
    <w:rsid w:val="00591EF8"/>
    <w:rsid w:val="00592E35"/>
    <w:rsid w:val="0059539A"/>
    <w:rsid w:val="00595405"/>
    <w:rsid w:val="005A0A2E"/>
    <w:rsid w:val="005A78C0"/>
    <w:rsid w:val="005B1A90"/>
    <w:rsid w:val="005B5265"/>
    <w:rsid w:val="005C2D73"/>
    <w:rsid w:val="005C43AB"/>
    <w:rsid w:val="005C4D20"/>
    <w:rsid w:val="005D2CEA"/>
    <w:rsid w:val="005D3432"/>
    <w:rsid w:val="005D43F6"/>
    <w:rsid w:val="005D44E3"/>
    <w:rsid w:val="005D4D42"/>
    <w:rsid w:val="005E4057"/>
    <w:rsid w:val="005E635A"/>
    <w:rsid w:val="005E6F68"/>
    <w:rsid w:val="005F2042"/>
    <w:rsid w:val="005F369D"/>
    <w:rsid w:val="005F3DB5"/>
    <w:rsid w:val="00601337"/>
    <w:rsid w:val="00613579"/>
    <w:rsid w:val="00620F35"/>
    <w:rsid w:val="006305DD"/>
    <w:rsid w:val="006306BF"/>
    <w:rsid w:val="006328FC"/>
    <w:rsid w:val="0063582C"/>
    <w:rsid w:val="00640A0E"/>
    <w:rsid w:val="00640F83"/>
    <w:rsid w:val="00647A9B"/>
    <w:rsid w:val="00651231"/>
    <w:rsid w:val="00652B22"/>
    <w:rsid w:val="00653553"/>
    <w:rsid w:val="0066610A"/>
    <w:rsid w:val="00667225"/>
    <w:rsid w:val="006717AA"/>
    <w:rsid w:val="00676FF2"/>
    <w:rsid w:val="00677763"/>
    <w:rsid w:val="00680A57"/>
    <w:rsid w:val="006813DC"/>
    <w:rsid w:val="00683A59"/>
    <w:rsid w:val="0069167A"/>
    <w:rsid w:val="00692FA0"/>
    <w:rsid w:val="006932FB"/>
    <w:rsid w:val="006A011D"/>
    <w:rsid w:val="006A15AC"/>
    <w:rsid w:val="006B00D1"/>
    <w:rsid w:val="006B04F7"/>
    <w:rsid w:val="006B5761"/>
    <w:rsid w:val="006B5964"/>
    <w:rsid w:val="006C2D36"/>
    <w:rsid w:val="006C4765"/>
    <w:rsid w:val="006C5635"/>
    <w:rsid w:val="006D14DF"/>
    <w:rsid w:val="006D2154"/>
    <w:rsid w:val="006D5550"/>
    <w:rsid w:val="006E0132"/>
    <w:rsid w:val="006E0909"/>
    <w:rsid w:val="006E15D9"/>
    <w:rsid w:val="006E3FA2"/>
    <w:rsid w:val="006E489C"/>
    <w:rsid w:val="006E50CF"/>
    <w:rsid w:val="006E78EC"/>
    <w:rsid w:val="006F1B84"/>
    <w:rsid w:val="006F6D33"/>
    <w:rsid w:val="007020BA"/>
    <w:rsid w:val="00705A19"/>
    <w:rsid w:val="007134CE"/>
    <w:rsid w:val="00713C67"/>
    <w:rsid w:val="00714DC5"/>
    <w:rsid w:val="007179E9"/>
    <w:rsid w:val="00717AE9"/>
    <w:rsid w:val="007223C4"/>
    <w:rsid w:val="0072615A"/>
    <w:rsid w:val="00726EBB"/>
    <w:rsid w:val="00732B97"/>
    <w:rsid w:val="00742069"/>
    <w:rsid w:val="00743AB6"/>
    <w:rsid w:val="007447D6"/>
    <w:rsid w:val="00755389"/>
    <w:rsid w:val="007555FB"/>
    <w:rsid w:val="00763475"/>
    <w:rsid w:val="0076514B"/>
    <w:rsid w:val="0078738F"/>
    <w:rsid w:val="007A2434"/>
    <w:rsid w:val="007A28F9"/>
    <w:rsid w:val="007A4244"/>
    <w:rsid w:val="007A5772"/>
    <w:rsid w:val="007B20BC"/>
    <w:rsid w:val="007B6817"/>
    <w:rsid w:val="007B71EA"/>
    <w:rsid w:val="007C1407"/>
    <w:rsid w:val="007C3492"/>
    <w:rsid w:val="007C5FF2"/>
    <w:rsid w:val="007C7E4C"/>
    <w:rsid w:val="007D19CF"/>
    <w:rsid w:val="007D2E96"/>
    <w:rsid w:val="007D3FDB"/>
    <w:rsid w:val="007D42FB"/>
    <w:rsid w:val="007D641F"/>
    <w:rsid w:val="007D6C25"/>
    <w:rsid w:val="007E2419"/>
    <w:rsid w:val="007E7CB4"/>
    <w:rsid w:val="007F063B"/>
    <w:rsid w:val="007F1E2B"/>
    <w:rsid w:val="00802E61"/>
    <w:rsid w:val="008058F0"/>
    <w:rsid w:val="008068B3"/>
    <w:rsid w:val="00814378"/>
    <w:rsid w:val="008145F1"/>
    <w:rsid w:val="00817D29"/>
    <w:rsid w:val="00820A0F"/>
    <w:rsid w:val="00820D05"/>
    <w:rsid w:val="008219FC"/>
    <w:rsid w:val="008222F7"/>
    <w:rsid w:val="00833837"/>
    <w:rsid w:val="008345F6"/>
    <w:rsid w:val="00834A45"/>
    <w:rsid w:val="008371EC"/>
    <w:rsid w:val="00856F67"/>
    <w:rsid w:val="00870584"/>
    <w:rsid w:val="00871DDF"/>
    <w:rsid w:val="0087383D"/>
    <w:rsid w:val="00885A91"/>
    <w:rsid w:val="008872FC"/>
    <w:rsid w:val="00891E9E"/>
    <w:rsid w:val="00894CB8"/>
    <w:rsid w:val="008A26BF"/>
    <w:rsid w:val="008A434C"/>
    <w:rsid w:val="008A7199"/>
    <w:rsid w:val="008A7C31"/>
    <w:rsid w:val="008A7DA2"/>
    <w:rsid w:val="008B38FF"/>
    <w:rsid w:val="008B6C51"/>
    <w:rsid w:val="008C1706"/>
    <w:rsid w:val="008C47AE"/>
    <w:rsid w:val="008C47FA"/>
    <w:rsid w:val="008D03D2"/>
    <w:rsid w:val="008D5E3B"/>
    <w:rsid w:val="008E05E6"/>
    <w:rsid w:val="008E0B08"/>
    <w:rsid w:val="008F16DB"/>
    <w:rsid w:val="008F4D93"/>
    <w:rsid w:val="00900ECA"/>
    <w:rsid w:val="00903CE8"/>
    <w:rsid w:val="00905DBE"/>
    <w:rsid w:val="00910FED"/>
    <w:rsid w:val="00911033"/>
    <w:rsid w:val="00924C3E"/>
    <w:rsid w:val="009259FF"/>
    <w:rsid w:val="0092729D"/>
    <w:rsid w:val="00930DE7"/>
    <w:rsid w:val="00936ED9"/>
    <w:rsid w:val="00937221"/>
    <w:rsid w:val="00940537"/>
    <w:rsid w:val="00941361"/>
    <w:rsid w:val="00943ACF"/>
    <w:rsid w:val="009472A1"/>
    <w:rsid w:val="009502B6"/>
    <w:rsid w:val="00956FC2"/>
    <w:rsid w:val="0096116D"/>
    <w:rsid w:val="00962ACC"/>
    <w:rsid w:val="00962DAF"/>
    <w:rsid w:val="00971F23"/>
    <w:rsid w:val="009848B3"/>
    <w:rsid w:val="00987EEC"/>
    <w:rsid w:val="0099262E"/>
    <w:rsid w:val="009A03B2"/>
    <w:rsid w:val="009A3F7B"/>
    <w:rsid w:val="009A5580"/>
    <w:rsid w:val="009A6FBE"/>
    <w:rsid w:val="009B06BD"/>
    <w:rsid w:val="009B5371"/>
    <w:rsid w:val="009B6351"/>
    <w:rsid w:val="009D704C"/>
    <w:rsid w:val="009E18D5"/>
    <w:rsid w:val="009F6549"/>
    <w:rsid w:val="00A028E9"/>
    <w:rsid w:val="00A05D50"/>
    <w:rsid w:val="00A05D81"/>
    <w:rsid w:val="00A077B8"/>
    <w:rsid w:val="00A07FDF"/>
    <w:rsid w:val="00A1201C"/>
    <w:rsid w:val="00A130DE"/>
    <w:rsid w:val="00A15638"/>
    <w:rsid w:val="00A20714"/>
    <w:rsid w:val="00A25344"/>
    <w:rsid w:val="00A26729"/>
    <w:rsid w:val="00A27E39"/>
    <w:rsid w:val="00A31793"/>
    <w:rsid w:val="00A42D1B"/>
    <w:rsid w:val="00A432E8"/>
    <w:rsid w:val="00A4367A"/>
    <w:rsid w:val="00A43F47"/>
    <w:rsid w:val="00A4649E"/>
    <w:rsid w:val="00A54DAD"/>
    <w:rsid w:val="00A63EB3"/>
    <w:rsid w:val="00A64608"/>
    <w:rsid w:val="00A74DC9"/>
    <w:rsid w:val="00A7666F"/>
    <w:rsid w:val="00A77F3F"/>
    <w:rsid w:val="00A814F9"/>
    <w:rsid w:val="00A82F97"/>
    <w:rsid w:val="00A8478E"/>
    <w:rsid w:val="00A92251"/>
    <w:rsid w:val="00A92B76"/>
    <w:rsid w:val="00A9480C"/>
    <w:rsid w:val="00AA5F9C"/>
    <w:rsid w:val="00AA61C5"/>
    <w:rsid w:val="00AA7E34"/>
    <w:rsid w:val="00AB00BC"/>
    <w:rsid w:val="00AB09B8"/>
    <w:rsid w:val="00AB2558"/>
    <w:rsid w:val="00AB25D6"/>
    <w:rsid w:val="00AB3170"/>
    <w:rsid w:val="00AC42CE"/>
    <w:rsid w:val="00AC4E9D"/>
    <w:rsid w:val="00AC7001"/>
    <w:rsid w:val="00AD2E5C"/>
    <w:rsid w:val="00AD3798"/>
    <w:rsid w:val="00AD556B"/>
    <w:rsid w:val="00AE5DC5"/>
    <w:rsid w:val="00AF59E1"/>
    <w:rsid w:val="00AF6B12"/>
    <w:rsid w:val="00B01237"/>
    <w:rsid w:val="00B026D4"/>
    <w:rsid w:val="00B03ECC"/>
    <w:rsid w:val="00B12E5A"/>
    <w:rsid w:val="00B1362C"/>
    <w:rsid w:val="00B20DCA"/>
    <w:rsid w:val="00B2393E"/>
    <w:rsid w:val="00B2556A"/>
    <w:rsid w:val="00B25E72"/>
    <w:rsid w:val="00B26682"/>
    <w:rsid w:val="00B270E0"/>
    <w:rsid w:val="00B30BF2"/>
    <w:rsid w:val="00B33213"/>
    <w:rsid w:val="00B3324C"/>
    <w:rsid w:val="00B34066"/>
    <w:rsid w:val="00B34D88"/>
    <w:rsid w:val="00B41B1A"/>
    <w:rsid w:val="00B46A83"/>
    <w:rsid w:val="00B50B11"/>
    <w:rsid w:val="00B53CC6"/>
    <w:rsid w:val="00B53F19"/>
    <w:rsid w:val="00B559B7"/>
    <w:rsid w:val="00B601AA"/>
    <w:rsid w:val="00B65D54"/>
    <w:rsid w:val="00B733F7"/>
    <w:rsid w:val="00B73CA9"/>
    <w:rsid w:val="00B74142"/>
    <w:rsid w:val="00B75656"/>
    <w:rsid w:val="00B81B28"/>
    <w:rsid w:val="00B824DA"/>
    <w:rsid w:val="00B85E71"/>
    <w:rsid w:val="00B916C2"/>
    <w:rsid w:val="00B9590E"/>
    <w:rsid w:val="00BA219A"/>
    <w:rsid w:val="00BA534D"/>
    <w:rsid w:val="00BA53F0"/>
    <w:rsid w:val="00BB0D92"/>
    <w:rsid w:val="00BB1D41"/>
    <w:rsid w:val="00BB2C0F"/>
    <w:rsid w:val="00BC16CF"/>
    <w:rsid w:val="00BC24D2"/>
    <w:rsid w:val="00BC7BB9"/>
    <w:rsid w:val="00BD43FD"/>
    <w:rsid w:val="00BD7E27"/>
    <w:rsid w:val="00BF069E"/>
    <w:rsid w:val="00BF7724"/>
    <w:rsid w:val="00BF7A65"/>
    <w:rsid w:val="00C04671"/>
    <w:rsid w:val="00C0681E"/>
    <w:rsid w:val="00C11D9E"/>
    <w:rsid w:val="00C152B4"/>
    <w:rsid w:val="00C20830"/>
    <w:rsid w:val="00C23E5B"/>
    <w:rsid w:val="00C40963"/>
    <w:rsid w:val="00C40AF0"/>
    <w:rsid w:val="00C5030D"/>
    <w:rsid w:val="00C5277A"/>
    <w:rsid w:val="00C53F07"/>
    <w:rsid w:val="00C55679"/>
    <w:rsid w:val="00C603ED"/>
    <w:rsid w:val="00C615D5"/>
    <w:rsid w:val="00C67013"/>
    <w:rsid w:val="00C67E87"/>
    <w:rsid w:val="00C71C2B"/>
    <w:rsid w:val="00C72570"/>
    <w:rsid w:val="00C72C2A"/>
    <w:rsid w:val="00C81DA3"/>
    <w:rsid w:val="00C81E63"/>
    <w:rsid w:val="00C8491B"/>
    <w:rsid w:val="00C86B82"/>
    <w:rsid w:val="00C90942"/>
    <w:rsid w:val="00CA1C40"/>
    <w:rsid w:val="00CA1ED5"/>
    <w:rsid w:val="00CA67BF"/>
    <w:rsid w:val="00CB098D"/>
    <w:rsid w:val="00CB1B86"/>
    <w:rsid w:val="00CC09C5"/>
    <w:rsid w:val="00CC1A4D"/>
    <w:rsid w:val="00CC1E92"/>
    <w:rsid w:val="00CC2685"/>
    <w:rsid w:val="00CD13E3"/>
    <w:rsid w:val="00CE0518"/>
    <w:rsid w:val="00CE0B81"/>
    <w:rsid w:val="00CE162D"/>
    <w:rsid w:val="00CE6815"/>
    <w:rsid w:val="00CE7D0D"/>
    <w:rsid w:val="00CF21FD"/>
    <w:rsid w:val="00CF26C9"/>
    <w:rsid w:val="00CF470A"/>
    <w:rsid w:val="00CF4E31"/>
    <w:rsid w:val="00D04F5A"/>
    <w:rsid w:val="00D06170"/>
    <w:rsid w:val="00D07282"/>
    <w:rsid w:val="00D11AB7"/>
    <w:rsid w:val="00D127B4"/>
    <w:rsid w:val="00D15B9A"/>
    <w:rsid w:val="00D15BCD"/>
    <w:rsid w:val="00D17066"/>
    <w:rsid w:val="00D245BE"/>
    <w:rsid w:val="00D26861"/>
    <w:rsid w:val="00D31643"/>
    <w:rsid w:val="00D32551"/>
    <w:rsid w:val="00D40BD4"/>
    <w:rsid w:val="00D45609"/>
    <w:rsid w:val="00D45E3A"/>
    <w:rsid w:val="00D4636F"/>
    <w:rsid w:val="00D550DD"/>
    <w:rsid w:val="00D55C61"/>
    <w:rsid w:val="00D570AF"/>
    <w:rsid w:val="00D570CC"/>
    <w:rsid w:val="00D57366"/>
    <w:rsid w:val="00D57A80"/>
    <w:rsid w:val="00D66BF2"/>
    <w:rsid w:val="00D70B86"/>
    <w:rsid w:val="00D807FA"/>
    <w:rsid w:val="00D86BB4"/>
    <w:rsid w:val="00D958CC"/>
    <w:rsid w:val="00D96833"/>
    <w:rsid w:val="00D96846"/>
    <w:rsid w:val="00D97F3E"/>
    <w:rsid w:val="00DA00EE"/>
    <w:rsid w:val="00DA0CE9"/>
    <w:rsid w:val="00DA3F17"/>
    <w:rsid w:val="00DA4EEE"/>
    <w:rsid w:val="00DB37D1"/>
    <w:rsid w:val="00DC01A1"/>
    <w:rsid w:val="00DC2930"/>
    <w:rsid w:val="00DC36AF"/>
    <w:rsid w:val="00DC3CF0"/>
    <w:rsid w:val="00DC3FA9"/>
    <w:rsid w:val="00DC5C37"/>
    <w:rsid w:val="00DD0F39"/>
    <w:rsid w:val="00DD2289"/>
    <w:rsid w:val="00DD5906"/>
    <w:rsid w:val="00DE40FB"/>
    <w:rsid w:val="00DE4417"/>
    <w:rsid w:val="00DE7025"/>
    <w:rsid w:val="00DE7E7F"/>
    <w:rsid w:val="00DF44E5"/>
    <w:rsid w:val="00DF59B4"/>
    <w:rsid w:val="00DF5D66"/>
    <w:rsid w:val="00DF7515"/>
    <w:rsid w:val="00E065B0"/>
    <w:rsid w:val="00E072BA"/>
    <w:rsid w:val="00E1191D"/>
    <w:rsid w:val="00E119F6"/>
    <w:rsid w:val="00E13318"/>
    <w:rsid w:val="00E141E6"/>
    <w:rsid w:val="00E14C5B"/>
    <w:rsid w:val="00E236FC"/>
    <w:rsid w:val="00E26AEC"/>
    <w:rsid w:val="00E27B49"/>
    <w:rsid w:val="00E326B8"/>
    <w:rsid w:val="00E33D8E"/>
    <w:rsid w:val="00E3589E"/>
    <w:rsid w:val="00E35A23"/>
    <w:rsid w:val="00E40055"/>
    <w:rsid w:val="00E40D27"/>
    <w:rsid w:val="00E47AED"/>
    <w:rsid w:val="00E52827"/>
    <w:rsid w:val="00E53CF3"/>
    <w:rsid w:val="00E65E6C"/>
    <w:rsid w:val="00E665D6"/>
    <w:rsid w:val="00E70F1B"/>
    <w:rsid w:val="00E72BFE"/>
    <w:rsid w:val="00E738E9"/>
    <w:rsid w:val="00E82359"/>
    <w:rsid w:val="00E85999"/>
    <w:rsid w:val="00E93F0E"/>
    <w:rsid w:val="00EA0B99"/>
    <w:rsid w:val="00EA4C12"/>
    <w:rsid w:val="00EA6C64"/>
    <w:rsid w:val="00EB2DAA"/>
    <w:rsid w:val="00EB5CB1"/>
    <w:rsid w:val="00EB685B"/>
    <w:rsid w:val="00EC347F"/>
    <w:rsid w:val="00EC5572"/>
    <w:rsid w:val="00EC687E"/>
    <w:rsid w:val="00ED01D2"/>
    <w:rsid w:val="00ED1BF3"/>
    <w:rsid w:val="00ED4721"/>
    <w:rsid w:val="00ED53DB"/>
    <w:rsid w:val="00EE4376"/>
    <w:rsid w:val="00EE469B"/>
    <w:rsid w:val="00EE76DE"/>
    <w:rsid w:val="00EF2240"/>
    <w:rsid w:val="00EF5738"/>
    <w:rsid w:val="00EF7E92"/>
    <w:rsid w:val="00F07CA4"/>
    <w:rsid w:val="00F10E5C"/>
    <w:rsid w:val="00F1136B"/>
    <w:rsid w:val="00F114FC"/>
    <w:rsid w:val="00F12535"/>
    <w:rsid w:val="00F16E26"/>
    <w:rsid w:val="00F22470"/>
    <w:rsid w:val="00F268D4"/>
    <w:rsid w:val="00F3114A"/>
    <w:rsid w:val="00F314D4"/>
    <w:rsid w:val="00F362DE"/>
    <w:rsid w:val="00F362F6"/>
    <w:rsid w:val="00F416ED"/>
    <w:rsid w:val="00F45FCB"/>
    <w:rsid w:val="00F47C72"/>
    <w:rsid w:val="00F51E29"/>
    <w:rsid w:val="00F53B7E"/>
    <w:rsid w:val="00F61F3C"/>
    <w:rsid w:val="00F62609"/>
    <w:rsid w:val="00F62699"/>
    <w:rsid w:val="00F650D4"/>
    <w:rsid w:val="00F6787B"/>
    <w:rsid w:val="00F8352C"/>
    <w:rsid w:val="00F84000"/>
    <w:rsid w:val="00F9066F"/>
    <w:rsid w:val="00F91202"/>
    <w:rsid w:val="00FB2C0D"/>
    <w:rsid w:val="00FC0C93"/>
    <w:rsid w:val="00FC564E"/>
    <w:rsid w:val="00FD038C"/>
    <w:rsid w:val="00FD07E4"/>
    <w:rsid w:val="00FD5CFC"/>
    <w:rsid w:val="00FD700C"/>
    <w:rsid w:val="00FD7088"/>
    <w:rsid w:val="00FD793A"/>
    <w:rsid w:val="00FE2C6D"/>
    <w:rsid w:val="00FE336C"/>
    <w:rsid w:val="00FF5B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CEDDA2"/>
  <w14:defaultImageDpi w14:val="300"/>
  <w15:docId w15:val="{0187AD4C-33F6-491C-A903-9618F9C93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833"/>
    <w:pPr>
      <w:spacing w:after="120"/>
      <w:jc w:val="both"/>
    </w:pPr>
    <w:rPr>
      <w:sz w:val="18"/>
      <w:szCs w:val="18"/>
      <w:lang w:val="en-GB"/>
    </w:rPr>
  </w:style>
  <w:style w:type="paragraph" w:styleId="Heading1">
    <w:name w:val="heading 1"/>
    <w:basedOn w:val="Normal"/>
    <w:next w:val="Normal"/>
    <w:link w:val="Heading1Char"/>
    <w:uiPriority w:val="9"/>
    <w:qFormat/>
    <w:rsid w:val="00B03ECC"/>
    <w:pPr>
      <w:keepNext/>
      <w:keepLines/>
      <w:numPr>
        <w:numId w:val="13"/>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03ECC"/>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906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7CB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ECC"/>
    <w:rPr>
      <w:rFonts w:asciiTheme="majorHAnsi" w:eastAsiaTheme="majorEastAsia" w:hAnsiTheme="majorHAnsi" w:cstheme="majorBidi"/>
      <w:b/>
      <w:bCs/>
      <w:color w:val="345A8A" w:themeColor="accent1" w:themeShade="B5"/>
      <w:sz w:val="32"/>
      <w:szCs w:val="32"/>
      <w:lang w:val="en-GB"/>
    </w:rPr>
  </w:style>
  <w:style w:type="character" w:customStyle="1" w:styleId="Heading2Char">
    <w:name w:val="Heading 2 Char"/>
    <w:basedOn w:val="DefaultParagraphFont"/>
    <w:link w:val="Heading2"/>
    <w:uiPriority w:val="9"/>
    <w:rsid w:val="00B03ECC"/>
    <w:rPr>
      <w:rFonts w:asciiTheme="majorHAnsi" w:eastAsiaTheme="majorEastAsia" w:hAnsiTheme="majorHAnsi" w:cstheme="majorBidi"/>
      <w:b/>
      <w:bCs/>
      <w:color w:val="4F81BD" w:themeColor="accent1"/>
      <w:sz w:val="26"/>
      <w:szCs w:val="26"/>
      <w:lang w:val="en-GB"/>
    </w:rPr>
  </w:style>
  <w:style w:type="paragraph" w:styleId="BalloonText">
    <w:name w:val="Balloon Text"/>
    <w:basedOn w:val="Normal"/>
    <w:link w:val="BalloonTextChar"/>
    <w:uiPriority w:val="99"/>
    <w:semiHidden/>
    <w:unhideWhenUsed/>
    <w:rsid w:val="002F2561"/>
    <w:rPr>
      <w:rFonts w:ascii="Lucida Grande" w:hAnsi="Lucida Grande" w:cs="Lucida Grande"/>
    </w:rPr>
  </w:style>
  <w:style w:type="character" w:customStyle="1" w:styleId="BalloonTextChar">
    <w:name w:val="Balloon Text Char"/>
    <w:basedOn w:val="DefaultParagraphFont"/>
    <w:link w:val="BalloonText"/>
    <w:uiPriority w:val="99"/>
    <w:semiHidden/>
    <w:rsid w:val="002F2561"/>
    <w:rPr>
      <w:rFonts w:ascii="Lucida Grande" w:hAnsi="Lucida Grande" w:cs="Lucida Grande"/>
      <w:sz w:val="18"/>
      <w:szCs w:val="18"/>
      <w:lang w:val="en-GB"/>
    </w:rPr>
  </w:style>
  <w:style w:type="paragraph" w:styleId="ListParagraph">
    <w:name w:val="List Paragraph"/>
    <w:basedOn w:val="Normal"/>
    <w:uiPriority w:val="34"/>
    <w:qFormat/>
    <w:rsid w:val="003B79F0"/>
    <w:pPr>
      <w:ind w:left="720"/>
      <w:contextualSpacing/>
    </w:pPr>
  </w:style>
  <w:style w:type="paragraph" w:customStyle="1" w:styleId="Normal1">
    <w:name w:val="Normal1"/>
    <w:rsid w:val="004F30C8"/>
    <w:pPr>
      <w:spacing w:line="360" w:lineRule="auto"/>
      <w:ind w:firstLine="360"/>
    </w:pPr>
    <w:rPr>
      <w:rFonts w:ascii="Times New Roman" w:hAnsi="Times New Roman"/>
      <w:sz w:val="22"/>
      <w:szCs w:val="22"/>
      <w:lang w:val="uz-Cyrl-UZ"/>
    </w:rPr>
  </w:style>
  <w:style w:type="paragraph" w:styleId="Caption">
    <w:name w:val="caption"/>
    <w:basedOn w:val="Normal"/>
    <w:next w:val="Normal"/>
    <w:link w:val="CaptionChar"/>
    <w:uiPriority w:val="35"/>
    <w:unhideWhenUsed/>
    <w:qFormat/>
    <w:rsid w:val="00943ACF"/>
    <w:pPr>
      <w:spacing w:before="120" w:line="360" w:lineRule="auto"/>
      <w:ind w:firstLine="360"/>
    </w:pPr>
    <w:rPr>
      <w:rFonts w:ascii="Times New Roman" w:hAnsi="Times New Roman"/>
      <w:b/>
      <w:bCs/>
      <w:lang w:val="uz-Cyrl-UZ"/>
    </w:rPr>
  </w:style>
  <w:style w:type="character" w:customStyle="1" w:styleId="CaptionChar">
    <w:name w:val="Caption Char"/>
    <w:basedOn w:val="DefaultParagraphFont"/>
    <w:link w:val="Caption"/>
    <w:uiPriority w:val="35"/>
    <w:rsid w:val="00943ACF"/>
    <w:rPr>
      <w:rFonts w:ascii="Times New Roman" w:hAnsi="Times New Roman"/>
      <w:b/>
      <w:bCs/>
      <w:sz w:val="18"/>
      <w:szCs w:val="18"/>
      <w:lang w:val="uz-Cyrl-UZ"/>
    </w:rPr>
  </w:style>
  <w:style w:type="paragraph" w:styleId="NoSpacing">
    <w:name w:val="No Spacing"/>
    <w:basedOn w:val="Normal"/>
    <w:link w:val="NoSpacingChar"/>
    <w:uiPriority w:val="1"/>
    <w:qFormat/>
    <w:rsid w:val="00943ACF"/>
    <w:rPr>
      <w:sz w:val="22"/>
      <w:szCs w:val="22"/>
      <w:lang w:val="uz-Cyrl-UZ"/>
    </w:rPr>
  </w:style>
  <w:style w:type="character" w:customStyle="1" w:styleId="NoSpacingChar">
    <w:name w:val="No Spacing Char"/>
    <w:basedOn w:val="DefaultParagraphFont"/>
    <w:link w:val="NoSpacing"/>
    <w:uiPriority w:val="1"/>
    <w:rsid w:val="00943ACF"/>
    <w:rPr>
      <w:sz w:val="22"/>
      <w:szCs w:val="22"/>
      <w:lang w:val="uz-Cyrl-UZ"/>
    </w:rPr>
  </w:style>
  <w:style w:type="table" w:styleId="TableGrid">
    <w:name w:val="Table Grid"/>
    <w:basedOn w:val="TableNormal"/>
    <w:uiPriority w:val="59"/>
    <w:rsid w:val="001579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9066F"/>
    <w:rPr>
      <w:rFonts w:asciiTheme="majorHAnsi" w:eastAsiaTheme="majorEastAsia" w:hAnsiTheme="majorHAnsi" w:cstheme="majorBidi"/>
      <w:b/>
      <w:bCs/>
      <w:color w:val="4F81BD" w:themeColor="accent1"/>
      <w:lang w:val="en-GB"/>
    </w:rPr>
  </w:style>
  <w:style w:type="paragraph" w:styleId="FootnoteText">
    <w:name w:val="footnote text"/>
    <w:basedOn w:val="Normal"/>
    <w:link w:val="FootnoteTextChar"/>
    <w:uiPriority w:val="99"/>
    <w:unhideWhenUsed/>
    <w:rsid w:val="00A05D81"/>
    <w:pPr>
      <w:spacing w:before="120" w:line="360" w:lineRule="auto"/>
      <w:ind w:firstLine="360"/>
    </w:pPr>
    <w:rPr>
      <w:rFonts w:ascii="Times New Roman" w:hAnsi="Times New Roman"/>
      <w:lang w:val="uz-Cyrl-UZ"/>
    </w:rPr>
  </w:style>
  <w:style w:type="character" w:customStyle="1" w:styleId="FootnoteTextChar">
    <w:name w:val="Footnote Text Char"/>
    <w:basedOn w:val="DefaultParagraphFont"/>
    <w:link w:val="FootnoteText"/>
    <w:uiPriority w:val="99"/>
    <w:rsid w:val="00A05D81"/>
    <w:rPr>
      <w:rFonts w:ascii="Times New Roman" w:hAnsi="Times New Roman"/>
      <w:lang w:val="uz-Cyrl-UZ"/>
    </w:rPr>
  </w:style>
  <w:style w:type="character" w:styleId="FootnoteReference">
    <w:name w:val="footnote reference"/>
    <w:aliases w:val="ftref,16 Point,Superscript 6 Point,Char Char Char Char Car Char,BVI fnr,Footnote"/>
    <w:basedOn w:val="DefaultParagraphFont"/>
    <w:uiPriority w:val="99"/>
    <w:unhideWhenUsed/>
    <w:rsid w:val="00A05D81"/>
    <w:rPr>
      <w:vertAlign w:val="superscript"/>
    </w:rPr>
  </w:style>
  <w:style w:type="table" w:customStyle="1" w:styleId="TableGridLight1">
    <w:name w:val="Table Grid Light1"/>
    <w:basedOn w:val="TableNormal"/>
    <w:uiPriority w:val="40"/>
    <w:rsid w:val="00A05D81"/>
    <w:rPr>
      <w:rFonts w:eastAsiaTheme="minorHAnsi"/>
      <w:sz w:val="22"/>
      <w:szCs w:val="22"/>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rsid w:val="007E7CB4"/>
    <w:pPr>
      <w:spacing w:before="120" w:line="360" w:lineRule="auto"/>
      <w:ind w:firstLine="360"/>
    </w:pPr>
    <w:rPr>
      <w:rFonts w:ascii="Times New Roman" w:eastAsia="Times New Roman" w:hAnsi="Times New Roman" w:cs="Times New Roman"/>
      <w:sz w:val="22"/>
      <w:szCs w:val="20"/>
      <w:lang w:val="en-ZA"/>
    </w:rPr>
  </w:style>
  <w:style w:type="character" w:customStyle="1" w:styleId="BodyTextChar">
    <w:name w:val="Body Text Char"/>
    <w:basedOn w:val="DefaultParagraphFont"/>
    <w:link w:val="BodyText"/>
    <w:rsid w:val="007E7CB4"/>
    <w:rPr>
      <w:rFonts w:ascii="Times New Roman" w:eastAsia="Times New Roman" w:hAnsi="Times New Roman" w:cs="Times New Roman"/>
      <w:sz w:val="22"/>
      <w:szCs w:val="20"/>
      <w:lang w:val="en-ZA"/>
    </w:rPr>
  </w:style>
  <w:style w:type="character" w:customStyle="1" w:styleId="Heading4Char">
    <w:name w:val="Heading 4 Char"/>
    <w:basedOn w:val="DefaultParagraphFont"/>
    <w:link w:val="Heading4"/>
    <w:uiPriority w:val="9"/>
    <w:rsid w:val="007E7CB4"/>
    <w:rPr>
      <w:rFonts w:asciiTheme="majorHAnsi" w:eastAsiaTheme="majorEastAsia" w:hAnsiTheme="majorHAnsi" w:cstheme="majorBidi"/>
      <w:b/>
      <w:bCs/>
      <w:i/>
      <w:iCs/>
      <w:color w:val="4F81BD" w:themeColor="accent1"/>
      <w:lang w:val="en-GB"/>
    </w:rPr>
  </w:style>
  <w:style w:type="paragraph" w:customStyle="1" w:styleId="Normal2">
    <w:name w:val="Normal2"/>
    <w:rsid w:val="00D550DD"/>
    <w:pPr>
      <w:spacing w:after="120"/>
      <w:jc w:val="both"/>
    </w:pPr>
    <w:rPr>
      <w:rFonts w:ascii="Times New Roman" w:eastAsia="Times New Roman" w:hAnsi="Times New Roman" w:cs="Times New Roman"/>
      <w:sz w:val="22"/>
      <w:szCs w:val="22"/>
    </w:rPr>
  </w:style>
  <w:style w:type="paragraph" w:styleId="TOC1">
    <w:name w:val="toc 1"/>
    <w:basedOn w:val="Normal"/>
    <w:next w:val="Normal"/>
    <w:autoRedefine/>
    <w:uiPriority w:val="39"/>
    <w:unhideWhenUsed/>
    <w:rsid w:val="007D42FB"/>
  </w:style>
  <w:style w:type="paragraph" w:styleId="TOC2">
    <w:name w:val="toc 2"/>
    <w:basedOn w:val="Normal"/>
    <w:next w:val="Normal"/>
    <w:autoRedefine/>
    <w:uiPriority w:val="39"/>
    <w:unhideWhenUsed/>
    <w:rsid w:val="007D42FB"/>
    <w:pPr>
      <w:ind w:left="240"/>
    </w:pPr>
  </w:style>
  <w:style w:type="paragraph" w:styleId="TOC3">
    <w:name w:val="toc 3"/>
    <w:basedOn w:val="Normal"/>
    <w:next w:val="Normal"/>
    <w:autoRedefine/>
    <w:uiPriority w:val="39"/>
    <w:unhideWhenUsed/>
    <w:rsid w:val="007D42FB"/>
    <w:pPr>
      <w:ind w:left="480"/>
    </w:pPr>
  </w:style>
  <w:style w:type="paragraph" w:styleId="TOC4">
    <w:name w:val="toc 4"/>
    <w:basedOn w:val="Normal"/>
    <w:next w:val="Normal"/>
    <w:autoRedefine/>
    <w:uiPriority w:val="39"/>
    <w:unhideWhenUsed/>
    <w:rsid w:val="007D42FB"/>
    <w:pPr>
      <w:ind w:left="720"/>
    </w:pPr>
  </w:style>
  <w:style w:type="paragraph" w:styleId="TOC5">
    <w:name w:val="toc 5"/>
    <w:basedOn w:val="Normal"/>
    <w:next w:val="Normal"/>
    <w:autoRedefine/>
    <w:uiPriority w:val="39"/>
    <w:unhideWhenUsed/>
    <w:rsid w:val="007D42FB"/>
    <w:pPr>
      <w:ind w:left="960"/>
    </w:pPr>
  </w:style>
  <w:style w:type="paragraph" w:styleId="TOC6">
    <w:name w:val="toc 6"/>
    <w:basedOn w:val="Normal"/>
    <w:next w:val="Normal"/>
    <w:autoRedefine/>
    <w:uiPriority w:val="39"/>
    <w:unhideWhenUsed/>
    <w:rsid w:val="007D42FB"/>
    <w:pPr>
      <w:ind w:left="1200"/>
    </w:pPr>
  </w:style>
  <w:style w:type="paragraph" w:styleId="TOC7">
    <w:name w:val="toc 7"/>
    <w:basedOn w:val="Normal"/>
    <w:next w:val="Normal"/>
    <w:autoRedefine/>
    <w:uiPriority w:val="39"/>
    <w:unhideWhenUsed/>
    <w:rsid w:val="007D42FB"/>
    <w:pPr>
      <w:ind w:left="1440"/>
    </w:pPr>
  </w:style>
  <w:style w:type="paragraph" w:styleId="TOC8">
    <w:name w:val="toc 8"/>
    <w:basedOn w:val="Normal"/>
    <w:next w:val="Normal"/>
    <w:autoRedefine/>
    <w:uiPriority w:val="39"/>
    <w:unhideWhenUsed/>
    <w:rsid w:val="007D42FB"/>
    <w:pPr>
      <w:ind w:left="1680"/>
    </w:pPr>
  </w:style>
  <w:style w:type="paragraph" w:styleId="TOC9">
    <w:name w:val="toc 9"/>
    <w:basedOn w:val="Normal"/>
    <w:next w:val="Normal"/>
    <w:autoRedefine/>
    <w:uiPriority w:val="39"/>
    <w:unhideWhenUsed/>
    <w:rsid w:val="007D42FB"/>
    <w:pPr>
      <w:ind w:left="1920"/>
    </w:pPr>
  </w:style>
  <w:style w:type="character" w:styleId="Hyperlink">
    <w:name w:val="Hyperlink"/>
    <w:basedOn w:val="DefaultParagraphFont"/>
    <w:uiPriority w:val="99"/>
    <w:semiHidden/>
    <w:unhideWhenUsed/>
    <w:rsid w:val="00F47C72"/>
    <w:rPr>
      <w:color w:val="0000FF"/>
      <w:u w:val="single"/>
    </w:rPr>
  </w:style>
  <w:style w:type="character" w:styleId="EndnoteReference">
    <w:name w:val="endnote reference"/>
    <w:basedOn w:val="DefaultParagraphFont"/>
    <w:uiPriority w:val="99"/>
    <w:semiHidden/>
    <w:unhideWhenUsed/>
    <w:rsid w:val="00956FC2"/>
    <w:rPr>
      <w:vertAlign w:val="superscript"/>
    </w:rPr>
  </w:style>
  <w:style w:type="character" w:styleId="CommentReference">
    <w:name w:val="annotation reference"/>
    <w:basedOn w:val="DefaultParagraphFont"/>
    <w:uiPriority w:val="99"/>
    <w:semiHidden/>
    <w:unhideWhenUsed/>
    <w:rsid w:val="00C72C2A"/>
    <w:rPr>
      <w:sz w:val="16"/>
      <w:szCs w:val="16"/>
    </w:rPr>
  </w:style>
  <w:style w:type="paragraph" w:styleId="CommentText">
    <w:name w:val="annotation text"/>
    <w:basedOn w:val="Normal"/>
    <w:link w:val="CommentTextChar"/>
    <w:uiPriority w:val="99"/>
    <w:semiHidden/>
    <w:unhideWhenUsed/>
    <w:rsid w:val="00C72C2A"/>
    <w:rPr>
      <w:sz w:val="20"/>
      <w:szCs w:val="20"/>
    </w:rPr>
  </w:style>
  <w:style w:type="character" w:customStyle="1" w:styleId="CommentTextChar">
    <w:name w:val="Comment Text Char"/>
    <w:basedOn w:val="DefaultParagraphFont"/>
    <w:link w:val="CommentText"/>
    <w:uiPriority w:val="99"/>
    <w:semiHidden/>
    <w:rsid w:val="00C72C2A"/>
    <w:rPr>
      <w:sz w:val="20"/>
      <w:szCs w:val="20"/>
      <w:lang w:val="en-GB"/>
    </w:rPr>
  </w:style>
  <w:style w:type="paragraph" w:styleId="CommentSubject">
    <w:name w:val="annotation subject"/>
    <w:basedOn w:val="CommentText"/>
    <w:next w:val="CommentText"/>
    <w:link w:val="CommentSubjectChar"/>
    <w:uiPriority w:val="99"/>
    <w:semiHidden/>
    <w:unhideWhenUsed/>
    <w:rsid w:val="00C72C2A"/>
    <w:rPr>
      <w:b/>
      <w:bCs/>
    </w:rPr>
  </w:style>
  <w:style w:type="character" w:customStyle="1" w:styleId="CommentSubjectChar">
    <w:name w:val="Comment Subject Char"/>
    <w:basedOn w:val="CommentTextChar"/>
    <w:link w:val="CommentSubject"/>
    <w:uiPriority w:val="99"/>
    <w:semiHidden/>
    <w:rsid w:val="00C72C2A"/>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01640">
      <w:bodyDiv w:val="1"/>
      <w:marLeft w:val="0"/>
      <w:marRight w:val="0"/>
      <w:marTop w:val="0"/>
      <w:marBottom w:val="0"/>
      <w:divBdr>
        <w:top w:val="none" w:sz="0" w:space="0" w:color="auto"/>
        <w:left w:val="none" w:sz="0" w:space="0" w:color="auto"/>
        <w:bottom w:val="none" w:sz="0" w:space="0" w:color="auto"/>
        <w:right w:val="none" w:sz="0" w:space="0" w:color="auto"/>
      </w:divBdr>
    </w:div>
    <w:div w:id="563760735">
      <w:bodyDiv w:val="1"/>
      <w:marLeft w:val="0"/>
      <w:marRight w:val="0"/>
      <w:marTop w:val="0"/>
      <w:marBottom w:val="0"/>
      <w:divBdr>
        <w:top w:val="none" w:sz="0" w:space="0" w:color="auto"/>
        <w:left w:val="none" w:sz="0" w:space="0" w:color="auto"/>
        <w:bottom w:val="none" w:sz="0" w:space="0" w:color="auto"/>
        <w:right w:val="none" w:sz="0" w:space="0" w:color="auto"/>
      </w:divBdr>
    </w:div>
    <w:div w:id="1328946793">
      <w:bodyDiv w:val="1"/>
      <w:marLeft w:val="0"/>
      <w:marRight w:val="0"/>
      <w:marTop w:val="0"/>
      <w:marBottom w:val="0"/>
      <w:divBdr>
        <w:top w:val="none" w:sz="0" w:space="0" w:color="auto"/>
        <w:left w:val="none" w:sz="0" w:space="0" w:color="auto"/>
        <w:bottom w:val="none" w:sz="0" w:space="0" w:color="auto"/>
        <w:right w:val="none" w:sz="0" w:space="0" w:color="auto"/>
      </w:divBdr>
    </w:div>
    <w:div w:id="1979139606">
      <w:bodyDiv w:val="1"/>
      <w:marLeft w:val="0"/>
      <w:marRight w:val="0"/>
      <w:marTop w:val="0"/>
      <w:marBottom w:val="0"/>
      <w:divBdr>
        <w:top w:val="none" w:sz="0" w:space="0" w:color="auto"/>
        <w:left w:val="none" w:sz="0" w:space="0" w:color="auto"/>
        <w:bottom w:val="none" w:sz="0" w:space="0" w:color="auto"/>
        <w:right w:val="none" w:sz="0" w:space="0" w:color="auto"/>
      </w:divBdr>
      <w:divsChild>
        <w:div w:id="218589206">
          <w:marLeft w:val="0"/>
          <w:marRight w:val="0"/>
          <w:marTop w:val="0"/>
          <w:marBottom w:val="0"/>
          <w:divBdr>
            <w:top w:val="none" w:sz="0" w:space="0" w:color="auto"/>
            <w:left w:val="none" w:sz="0" w:space="0" w:color="auto"/>
            <w:bottom w:val="none" w:sz="0" w:space="0" w:color="auto"/>
            <w:right w:val="none" w:sz="0" w:space="0" w:color="auto"/>
          </w:divBdr>
          <w:divsChild>
            <w:div w:id="1202522600">
              <w:marLeft w:val="0"/>
              <w:marRight w:val="0"/>
              <w:marTop w:val="0"/>
              <w:marBottom w:val="0"/>
              <w:divBdr>
                <w:top w:val="none" w:sz="0" w:space="0" w:color="auto"/>
                <w:left w:val="none" w:sz="0" w:space="0" w:color="auto"/>
                <w:bottom w:val="none" w:sz="0" w:space="0" w:color="auto"/>
                <w:right w:val="none" w:sz="0" w:space="0" w:color="auto"/>
              </w:divBdr>
              <w:divsChild>
                <w:div w:id="1498573867">
                  <w:marLeft w:val="0"/>
                  <w:marRight w:val="0"/>
                  <w:marTop w:val="0"/>
                  <w:marBottom w:val="0"/>
                  <w:divBdr>
                    <w:top w:val="none" w:sz="0" w:space="0" w:color="auto"/>
                    <w:left w:val="none" w:sz="0" w:space="0" w:color="auto"/>
                    <w:bottom w:val="none" w:sz="0" w:space="0" w:color="auto"/>
                    <w:right w:val="none" w:sz="0" w:space="0" w:color="auto"/>
                  </w:divBdr>
                  <w:divsChild>
                    <w:div w:id="3430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3052">
          <w:marLeft w:val="0"/>
          <w:marRight w:val="0"/>
          <w:marTop w:val="0"/>
          <w:marBottom w:val="0"/>
          <w:divBdr>
            <w:top w:val="none" w:sz="0" w:space="0" w:color="auto"/>
            <w:left w:val="none" w:sz="0" w:space="0" w:color="auto"/>
            <w:bottom w:val="none" w:sz="0" w:space="0" w:color="auto"/>
            <w:right w:val="none" w:sz="0" w:space="0" w:color="auto"/>
          </w:divBdr>
          <w:divsChild>
            <w:div w:id="910770110">
              <w:marLeft w:val="0"/>
              <w:marRight w:val="0"/>
              <w:marTop w:val="0"/>
              <w:marBottom w:val="0"/>
              <w:divBdr>
                <w:top w:val="none" w:sz="0" w:space="0" w:color="auto"/>
                <w:left w:val="none" w:sz="0" w:space="0" w:color="auto"/>
                <w:bottom w:val="none" w:sz="0" w:space="0" w:color="auto"/>
                <w:right w:val="none" w:sz="0" w:space="0" w:color="auto"/>
              </w:divBdr>
            </w:div>
          </w:divsChild>
        </w:div>
        <w:div w:id="571695289">
          <w:marLeft w:val="0"/>
          <w:marRight w:val="0"/>
          <w:marTop w:val="0"/>
          <w:marBottom w:val="0"/>
          <w:divBdr>
            <w:top w:val="none" w:sz="0" w:space="0" w:color="auto"/>
            <w:left w:val="none" w:sz="0" w:space="0" w:color="auto"/>
            <w:bottom w:val="none" w:sz="0" w:space="0" w:color="auto"/>
            <w:right w:val="none" w:sz="0" w:space="0" w:color="auto"/>
          </w:divBdr>
          <w:divsChild>
            <w:div w:id="351805940">
              <w:marLeft w:val="0"/>
              <w:marRight w:val="0"/>
              <w:marTop w:val="0"/>
              <w:marBottom w:val="0"/>
              <w:divBdr>
                <w:top w:val="none" w:sz="0" w:space="0" w:color="auto"/>
                <w:left w:val="none" w:sz="0" w:space="0" w:color="auto"/>
                <w:bottom w:val="none" w:sz="0" w:space="0" w:color="auto"/>
                <w:right w:val="none" w:sz="0" w:space="0" w:color="auto"/>
              </w:divBdr>
            </w:div>
          </w:divsChild>
        </w:div>
        <w:div w:id="392316308">
          <w:marLeft w:val="0"/>
          <w:marRight w:val="0"/>
          <w:marTop w:val="0"/>
          <w:marBottom w:val="0"/>
          <w:divBdr>
            <w:top w:val="none" w:sz="0" w:space="0" w:color="auto"/>
            <w:left w:val="none" w:sz="0" w:space="0" w:color="auto"/>
            <w:bottom w:val="none" w:sz="0" w:space="0" w:color="auto"/>
            <w:right w:val="none" w:sz="0" w:space="0" w:color="auto"/>
          </w:divBdr>
          <w:divsChild>
            <w:div w:id="943925635">
              <w:marLeft w:val="0"/>
              <w:marRight w:val="0"/>
              <w:marTop w:val="0"/>
              <w:marBottom w:val="0"/>
              <w:divBdr>
                <w:top w:val="none" w:sz="0" w:space="0" w:color="auto"/>
                <w:left w:val="none" w:sz="0" w:space="0" w:color="auto"/>
                <w:bottom w:val="none" w:sz="0" w:space="0" w:color="auto"/>
                <w:right w:val="none" w:sz="0" w:space="0" w:color="auto"/>
              </w:divBdr>
            </w:div>
          </w:divsChild>
        </w:div>
        <w:div w:id="415135353">
          <w:marLeft w:val="0"/>
          <w:marRight w:val="0"/>
          <w:marTop w:val="0"/>
          <w:marBottom w:val="0"/>
          <w:divBdr>
            <w:top w:val="none" w:sz="0" w:space="0" w:color="auto"/>
            <w:left w:val="none" w:sz="0" w:space="0" w:color="auto"/>
            <w:bottom w:val="none" w:sz="0" w:space="0" w:color="auto"/>
            <w:right w:val="none" w:sz="0" w:space="0" w:color="auto"/>
          </w:divBdr>
          <w:divsChild>
            <w:div w:id="1275288570">
              <w:marLeft w:val="0"/>
              <w:marRight w:val="0"/>
              <w:marTop w:val="0"/>
              <w:marBottom w:val="0"/>
              <w:divBdr>
                <w:top w:val="none" w:sz="0" w:space="0" w:color="auto"/>
                <w:left w:val="none" w:sz="0" w:space="0" w:color="auto"/>
                <w:bottom w:val="none" w:sz="0" w:space="0" w:color="auto"/>
                <w:right w:val="none" w:sz="0" w:space="0" w:color="auto"/>
              </w:divBdr>
            </w:div>
          </w:divsChild>
        </w:div>
        <w:div w:id="28186983">
          <w:marLeft w:val="0"/>
          <w:marRight w:val="0"/>
          <w:marTop w:val="0"/>
          <w:marBottom w:val="0"/>
          <w:divBdr>
            <w:top w:val="none" w:sz="0" w:space="0" w:color="auto"/>
            <w:left w:val="none" w:sz="0" w:space="0" w:color="auto"/>
            <w:bottom w:val="none" w:sz="0" w:space="0" w:color="auto"/>
            <w:right w:val="none" w:sz="0" w:space="0" w:color="auto"/>
          </w:divBdr>
          <w:divsChild>
            <w:div w:id="454104122">
              <w:marLeft w:val="0"/>
              <w:marRight w:val="0"/>
              <w:marTop w:val="0"/>
              <w:marBottom w:val="0"/>
              <w:divBdr>
                <w:top w:val="none" w:sz="0" w:space="0" w:color="auto"/>
                <w:left w:val="none" w:sz="0" w:space="0" w:color="auto"/>
                <w:bottom w:val="none" w:sz="0" w:space="0" w:color="auto"/>
                <w:right w:val="none" w:sz="0" w:space="0" w:color="auto"/>
              </w:divBdr>
            </w:div>
          </w:divsChild>
        </w:div>
        <w:div w:id="1115293239">
          <w:marLeft w:val="0"/>
          <w:marRight w:val="0"/>
          <w:marTop w:val="0"/>
          <w:marBottom w:val="0"/>
          <w:divBdr>
            <w:top w:val="none" w:sz="0" w:space="0" w:color="auto"/>
            <w:left w:val="none" w:sz="0" w:space="0" w:color="auto"/>
            <w:bottom w:val="none" w:sz="0" w:space="0" w:color="auto"/>
            <w:right w:val="none" w:sz="0" w:space="0" w:color="auto"/>
          </w:divBdr>
          <w:divsChild>
            <w:div w:id="1137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eia.gov/emeu/cbecs"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BB85B-F83D-483B-A4EF-62D668BFF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18</Pages>
  <Words>11708</Words>
  <Characters>66738</Characters>
  <Application>Microsoft Office Word</Application>
  <DocSecurity>0</DocSecurity>
  <Lines>556</Lines>
  <Paragraphs>156</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Introduction</vt:lpstr>
      <vt:lpstr>Overview of South Africa energy system </vt:lpstr>
      <vt:lpstr>The South African TIMES model</vt:lpstr>
      <vt:lpstr>    TIMES </vt:lpstr>
      <vt:lpstr>    Overview of sectoral and temporal representation of demand and supply in SATIM</vt:lpstr>
      <vt:lpstr>    Drivers of energy demand within SATIM</vt:lpstr>
      <vt:lpstr>SATIM supply and demand sector descriptions</vt:lpstr>
      <vt:lpstr>    Representation of electricity and liquid fuels supply in SATIM </vt:lpstr>
      <vt:lpstr>        Electricity</vt:lpstr>
      <vt:lpstr>        Liquid Fuels</vt:lpstr>
      <vt:lpstr>    Representation of Energy Demand in SATIM</vt:lpstr>
      <vt:lpstr>        Residential</vt:lpstr>
      <vt:lpstr>        Transport</vt:lpstr>
      <vt:lpstr>        Commerce</vt:lpstr>
      <vt:lpstr>        Industry</vt:lpstr>
      <vt:lpstr>Accounting for emissions</vt:lpstr>
      <vt:lpstr>Discussion of strengths and limitations of the SATIM modelling approach</vt:lpstr>
      <vt:lpstr>Conclusions</vt:lpstr>
      <vt:lpstr>Acknowledgments</vt:lpstr>
      <vt:lpstr>References</vt:lpstr>
    </vt:vector>
  </TitlesOfParts>
  <Company>erc</Company>
  <LinksUpToDate>false</LinksUpToDate>
  <CharactersWithSpaces>78290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Hughes</dc:creator>
  <cp:keywords/>
  <dc:description/>
  <cp:lastModifiedBy>Bruno Merven</cp:lastModifiedBy>
  <cp:revision>5</cp:revision>
  <dcterms:created xsi:type="dcterms:W3CDTF">2020-11-24T19:39:00Z</dcterms:created>
  <dcterms:modified xsi:type="dcterms:W3CDTF">2020-12-11T12:46:00Z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b6d0556f-c3b5-33e5-bc81-4c2e78f3d55f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